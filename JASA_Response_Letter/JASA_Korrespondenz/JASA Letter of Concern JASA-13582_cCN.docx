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218DE0" w14:textId="77777777" w:rsidR="000A7A3B" w:rsidRDefault="000A7A3B" w:rsidP="000A7A3B">
      <w:pPr>
        <w:spacing w:after="0" w:line="240" w:lineRule="auto"/>
        <w:rPr>
          <w:rFonts w:ascii="Times New Roman" w:hAnsi="Times New Roman"/>
          <w:b w:val="0"/>
          <w:noProof/>
          <w:sz w:val="24"/>
          <w:szCs w:val="24"/>
        </w:rPr>
      </w:pPr>
    </w:p>
    <w:p w14:paraId="70B6FC97" w14:textId="77777777" w:rsidR="00CC52F6" w:rsidRDefault="00CC52F6" w:rsidP="00CC52F6">
      <w:pPr>
        <w:spacing w:after="0" w:line="240" w:lineRule="auto"/>
        <w:rPr>
          <w:rFonts w:ascii="Roboto" w:eastAsiaTheme="majorEastAsia" w:hAnsi="Roboto" w:cstheme="majorBidi"/>
          <w:b w:val="0"/>
          <w:lang w:val="en-US"/>
        </w:rPr>
      </w:pPr>
      <w:r w:rsidRPr="00177396">
        <w:rPr>
          <w:rFonts w:ascii="Roboto" w:eastAsiaTheme="majorEastAsia" w:hAnsi="Roboto" w:cstheme="majorBidi"/>
          <w:b w:val="0"/>
          <w:lang w:val="en-US"/>
        </w:rPr>
        <w:t>Prof</w:t>
      </w:r>
      <w:r>
        <w:rPr>
          <w:rFonts w:ascii="Roboto" w:eastAsiaTheme="majorEastAsia" w:hAnsi="Roboto" w:cstheme="majorBidi"/>
          <w:b w:val="0"/>
          <w:lang w:val="en-US"/>
        </w:rPr>
        <w:t>essor Jody Kreiman</w:t>
      </w:r>
    </w:p>
    <w:p w14:paraId="37052E68" w14:textId="77777777" w:rsidR="00CC52F6" w:rsidRDefault="00CC52F6" w:rsidP="00CC52F6">
      <w:pPr>
        <w:spacing w:after="0" w:line="240" w:lineRule="auto"/>
        <w:rPr>
          <w:rFonts w:ascii="Roboto" w:eastAsiaTheme="majorEastAsia" w:hAnsi="Roboto" w:cstheme="majorBidi"/>
          <w:b w:val="0"/>
          <w:lang w:val="en-US"/>
        </w:rPr>
      </w:pPr>
      <w:r>
        <w:rPr>
          <w:rFonts w:ascii="Roboto" w:eastAsiaTheme="majorEastAsia" w:hAnsi="Roboto" w:cstheme="majorBidi"/>
          <w:b w:val="0"/>
          <w:lang w:val="en-US"/>
        </w:rPr>
        <w:t>Associate Editor, Speech Communications</w:t>
      </w:r>
    </w:p>
    <w:p w14:paraId="27A46044" w14:textId="77777777" w:rsidR="00632F8C" w:rsidRPr="00177396" w:rsidRDefault="00632F8C" w:rsidP="00CC52F6">
      <w:pPr>
        <w:spacing w:after="0" w:line="240" w:lineRule="auto"/>
        <w:rPr>
          <w:rFonts w:ascii="Roboto" w:eastAsiaTheme="majorEastAsia" w:hAnsi="Roboto" w:cstheme="majorBidi"/>
          <w:b w:val="0"/>
          <w:lang w:val="en-US"/>
        </w:rPr>
      </w:pPr>
    </w:p>
    <w:p w14:paraId="0A1111AB" w14:textId="6E2FFECB" w:rsidR="009923EC" w:rsidRPr="009E5394" w:rsidRDefault="00177396" w:rsidP="009923EC">
      <w:pPr>
        <w:spacing w:after="0" w:line="240" w:lineRule="auto"/>
        <w:rPr>
          <w:rFonts w:ascii="Roboto" w:eastAsiaTheme="majorEastAsia" w:hAnsi="Roboto" w:cstheme="majorBidi"/>
          <w:b w:val="0"/>
          <w:lang w:val="en-US"/>
        </w:rPr>
      </w:pPr>
      <w:r w:rsidRPr="009E5394">
        <w:rPr>
          <w:rFonts w:ascii="Roboto" w:eastAsiaTheme="majorEastAsia" w:hAnsi="Roboto" w:cstheme="majorBidi"/>
          <w:b w:val="0"/>
          <w:lang w:val="en-US"/>
        </w:rPr>
        <w:t>Prof</w:t>
      </w:r>
      <w:r w:rsidR="00CC52F6" w:rsidRPr="009E5394">
        <w:rPr>
          <w:rFonts w:ascii="Roboto" w:eastAsiaTheme="majorEastAsia" w:hAnsi="Roboto" w:cstheme="majorBidi"/>
          <w:b w:val="0"/>
          <w:lang w:val="en-US"/>
        </w:rPr>
        <w:t>essor</w:t>
      </w:r>
      <w:r w:rsidRPr="009E5394">
        <w:rPr>
          <w:rFonts w:ascii="Roboto" w:eastAsiaTheme="majorEastAsia" w:hAnsi="Roboto" w:cstheme="majorBidi"/>
          <w:b w:val="0"/>
          <w:lang w:val="en-US"/>
        </w:rPr>
        <w:t xml:space="preserve"> </w:t>
      </w:r>
      <w:r w:rsidR="00CC52F6" w:rsidRPr="009E5394">
        <w:rPr>
          <w:rFonts w:ascii="Roboto" w:eastAsiaTheme="majorEastAsia" w:hAnsi="Roboto" w:cstheme="majorBidi"/>
          <w:b w:val="0"/>
          <w:lang w:val="en-US"/>
        </w:rPr>
        <w:t>James F. Lynch</w:t>
      </w:r>
    </w:p>
    <w:p w14:paraId="666DF40E" w14:textId="4E2541AA" w:rsidR="00CC52F6" w:rsidRPr="009E5394" w:rsidRDefault="00CC52F6" w:rsidP="009923EC">
      <w:pPr>
        <w:spacing w:after="0" w:line="240" w:lineRule="auto"/>
        <w:rPr>
          <w:rFonts w:ascii="Roboto" w:eastAsiaTheme="majorEastAsia" w:hAnsi="Roboto" w:cstheme="majorBidi"/>
          <w:b w:val="0"/>
          <w:lang w:val="en-US"/>
        </w:rPr>
      </w:pPr>
      <w:r w:rsidRPr="009E5394">
        <w:rPr>
          <w:rFonts w:ascii="Roboto" w:eastAsiaTheme="majorEastAsia" w:hAnsi="Roboto" w:cstheme="majorBidi"/>
          <w:b w:val="0"/>
          <w:lang w:val="en-US"/>
        </w:rPr>
        <w:t>Editor-in-Chief</w:t>
      </w:r>
    </w:p>
    <w:p w14:paraId="38F78062" w14:textId="56D1BD05" w:rsidR="009923EC" w:rsidRDefault="009923EC" w:rsidP="009923EC">
      <w:pPr>
        <w:spacing w:after="0" w:line="240" w:lineRule="auto"/>
        <w:rPr>
          <w:rFonts w:ascii="Roboto" w:eastAsiaTheme="majorEastAsia" w:hAnsi="Roboto" w:cstheme="majorBidi"/>
          <w:b w:val="0"/>
          <w:lang w:val="en-US"/>
        </w:rPr>
      </w:pPr>
    </w:p>
    <w:p w14:paraId="1DAABE93" w14:textId="3A5DC992" w:rsidR="00177396" w:rsidRDefault="00177396" w:rsidP="009923EC">
      <w:pPr>
        <w:spacing w:after="0" w:line="240" w:lineRule="auto"/>
        <w:rPr>
          <w:rFonts w:ascii="Roboto" w:eastAsiaTheme="majorEastAsia" w:hAnsi="Roboto" w:cstheme="majorBidi"/>
          <w:b w:val="0"/>
          <w:lang w:val="en-US"/>
        </w:rPr>
      </w:pPr>
    </w:p>
    <w:p w14:paraId="3B0ABA69" w14:textId="259E15DA" w:rsidR="00177396" w:rsidRDefault="00177396" w:rsidP="009923EC">
      <w:pPr>
        <w:spacing w:after="0" w:line="240" w:lineRule="auto"/>
        <w:rPr>
          <w:rFonts w:ascii="Roboto" w:eastAsiaTheme="majorEastAsia" w:hAnsi="Roboto" w:cstheme="majorBidi"/>
          <w:b w:val="0"/>
          <w:lang w:val="en-US"/>
        </w:rPr>
      </w:pPr>
    </w:p>
    <w:p w14:paraId="3CB91F84" w14:textId="77777777" w:rsidR="00177396" w:rsidRPr="00177396" w:rsidRDefault="00177396" w:rsidP="009923EC">
      <w:pPr>
        <w:spacing w:after="0" w:line="240" w:lineRule="auto"/>
        <w:rPr>
          <w:rFonts w:ascii="Roboto" w:eastAsiaTheme="majorEastAsia" w:hAnsi="Roboto" w:cstheme="majorBidi"/>
          <w:b w:val="0"/>
          <w:lang w:val="en-US"/>
        </w:rPr>
      </w:pPr>
    </w:p>
    <w:p w14:paraId="4CDC04EB" w14:textId="24FAE432" w:rsidR="009923EC" w:rsidRPr="009E5394" w:rsidRDefault="009923EC" w:rsidP="009923EC">
      <w:pPr>
        <w:tabs>
          <w:tab w:val="left" w:pos="6400"/>
        </w:tabs>
        <w:spacing w:after="0" w:line="240" w:lineRule="auto"/>
        <w:rPr>
          <w:rFonts w:ascii="Arial" w:eastAsiaTheme="majorEastAsia" w:hAnsi="Arial" w:cs="Arial"/>
          <w:b w:val="0"/>
          <w:sz w:val="16"/>
          <w:szCs w:val="16"/>
          <w:lang w:val="en-US"/>
        </w:rPr>
      </w:pPr>
      <w:r w:rsidRPr="009E5394">
        <w:rPr>
          <w:rFonts w:ascii="Roboto" w:eastAsiaTheme="majorEastAsia" w:hAnsi="Roboto" w:cstheme="majorBidi"/>
          <w:b w:val="0"/>
          <w:lang w:val="en-US"/>
        </w:rPr>
        <w:tab/>
      </w:r>
      <w:hyperlink r:id="rId8" w:history="1">
        <w:r w:rsidRPr="009E5394">
          <w:rPr>
            <w:rStyle w:val="Hyperlink"/>
            <w:rFonts w:ascii="Arial" w:eastAsiaTheme="majorEastAsia" w:hAnsi="Arial" w:cs="Arial"/>
            <w:b w:val="0"/>
            <w:sz w:val="16"/>
            <w:szCs w:val="16"/>
            <w:lang w:val="en-US"/>
          </w:rPr>
          <w:t>http://www.allgpsy.uni-jena.de/</w:t>
        </w:r>
      </w:hyperlink>
    </w:p>
    <w:p w14:paraId="0A04F67D" w14:textId="52B13A5C" w:rsidR="009923EC" w:rsidRPr="009E5394" w:rsidRDefault="009923EC" w:rsidP="009923EC">
      <w:pPr>
        <w:tabs>
          <w:tab w:val="left" w:pos="6400"/>
        </w:tabs>
        <w:spacing w:after="0" w:line="240" w:lineRule="auto"/>
        <w:rPr>
          <w:rFonts w:ascii="Arial" w:eastAsiaTheme="majorEastAsia" w:hAnsi="Arial" w:cs="Arial"/>
          <w:b w:val="0"/>
          <w:sz w:val="16"/>
          <w:szCs w:val="16"/>
          <w:lang w:val="en-US"/>
        </w:rPr>
      </w:pPr>
      <w:r w:rsidRPr="009E5394">
        <w:rPr>
          <w:rFonts w:ascii="Arial" w:eastAsiaTheme="majorEastAsia" w:hAnsi="Arial" w:cs="Arial"/>
          <w:b w:val="0"/>
          <w:sz w:val="16"/>
          <w:szCs w:val="16"/>
          <w:lang w:val="en-US"/>
        </w:rPr>
        <w:tab/>
      </w:r>
      <w:hyperlink r:id="rId9" w:history="1">
        <w:r w:rsidR="00177396" w:rsidRPr="009E5394">
          <w:rPr>
            <w:rStyle w:val="Hyperlink"/>
            <w:rFonts w:ascii="Arial" w:eastAsiaTheme="majorEastAsia" w:hAnsi="Arial" w:cs="Arial"/>
            <w:b w:val="0"/>
            <w:sz w:val="16"/>
            <w:szCs w:val="16"/>
            <w:lang w:val="en-US"/>
          </w:rPr>
          <w:t>http://www.voice.uni-jena.de/</w:t>
        </w:r>
      </w:hyperlink>
    </w:p>
    <w:p w14:paraId="44BCAE66" w14:textId="77777777" w:rsidR="00155545" w:rsidRPr="009E5394" w:rsidRDefault="00155545" w:rsidP="009923EC">
      <w:pPr>
        <w:tabs>
          <w:tab w:val="left" w:pos="6400"/>
        </w:tabs>
        <w:spacing w:after="0" w:line="240" w:lineRule="auto"/>
        <w:rPr>
          <w:rFonts w:ascii="Roboto" w:eastAsiaTheme="majorEastAsia" w:hAnsi="Roboto" w:cstheme="majorBidi"/>
          <w:b w:val="0"/>
          <w:lang w:val="en-US"/>
        </w:rPr>
      </w:pPr>
    </w:p>
    <w:p w14:paraId="4B146989" w14:textId="36CDA3C8" w:rsidR="000A7A3B" w:rsidRPr="009E5394" w:rsidRDefault="000A7A3B" w:rsidP="000A7A3B">
      <w:pPr>
        <w:spacing w:after="0" w:line="240" w:lineRule="auto"/>
        <w:rPr>
          <w:rFonts w:ascii="Roboto" w:eastAsiaTheme="majorEastAsia" w:hAnsi="Roboto" w:cstheme="majorBidi"/>
          <w:b w:val="0"/>
          <w:lang w:val="en-US"/>
        </w:rPr>
      </w:pPr>
    </w:p>
    <w:p w14:paraId="05CD438F" w14:textId="77777777" w:rsidR="00967462" w:rsidRPr="009E5394" w:rsidRDefault="00967462" w:rsidP="00967462">
      <w:pPr>
        <w:rPr>
          <w:rFonts w:ascii="Roboto" w:eastAsiaTheme="majorEastAsia" w:hAnsi="Roboto" w:cstheme="majorBidi"/>
          <w:b w:val="0"/>
          <w:lang w:val="en-US"/>
        </w:rPr>
      </w:pPr>
    </w:p>
    <w:p w14:paraId="6DE41D0E" w14:textId="46C582AE" w:rsidR="00C05A12" w:rsidRPr="009E5394" w:rsidRDefault="00177396" w:rsidP="00C05A12">
      <w:pPr>
        <w:spacing w:after="0" w:line="240" w:lineRule="auto"/>
        <w:rPr>
          <w:rFonts w:ascii="Helvetica" w:hAnsi="Helvetica"/>
          <w:b w:val="0"/>
          <w:sz w:val="21"/>
          <w:szCs w:val="21"/>
          <w:lang w:val="en-US"/>
        </w:rPr>
      </w:pPr>
      <w:r w:rsidRPr="00177396">
        <w:rPr>
          <w:rFonts w:ascii="Roboto" w:eastAsiaTheme="majorEastAsia" w:hAnsi="Roboto" w:cstheme="majorBidi"/>
          <w:lang w:val="en-US"/>
        </w:rPr>
        <w:t>Re</w:t>
      </w:r>
      <w:r w:rsidR="003A6C50" w:rsidRPr="00177396">
        <w:rPr>
          <w:rFonts w:ascii="Roboto" w:eastAsiaTheme="majorEastAsia" w:hAnsi="Roboto" w:cstheme="majorBidi"/>
          <w:lang w:val="en-US"/>
        </w:rPr>
        <w:t xml:space="preserve">.: </w:t>
      </w:r>
      <w:r w:rsidR="00C05A12" w:rsidRPr="00C05A12">
        <w:rPr>
          <w:rFonts w:ascii="Roboto" w:eastAsiaTheme="majorEastAsia" w:hAnsi="Roboto" w:cstheme="majorBidi"/>
          <w:b w:val="0"/>
          <w:bCs/>
          <w:lang w:val="en-US"/>
        </w:rPr>
        <w:t>Letter of concern regarding editorial processing of our submission (JASA-13582)</w:t>
      </w:r>
      <w:r w:rsidR="00C05A12">
        <w:rPr>
          <w:rFonts w:ascii="Roboto" w:eastAsiaTheme="majorEastAsia" w:hAnsi="Roboto" w:cstheme="majorBidi"/>
          <w:lang w:val="en-US"/>
        </w:rPr>
        <w:t xml:space="preserve"> </w:t>
      </w:r>
      <w:r w:rsidR="00C05A12" w:rsidRPr="009E5394">
        <w:rPr>
          <w:rFonts w:ascii="Calibri" w:hAnsi="Calibri" w:cs="Calibri"/>
          <w:b w:val="0"/>
          <w:i/>
          <w:iCs/>
          <w:color w:val="000000"/>
          <w:sz w:val="22"/>
          <w:szCs w:val="22"/>
          <w:lang w:val="en-US"/>
        </w:rPr>
        <w:t>How Understanding Voice Naturalness Includes Authenticity and Further Aspects of Self-Voice Processing</w:t>
      </w:r>
      <w:r w:rsidR="00CC52F6" w:rsidRPr="009E5394">
        <w:rPr>
          <w:rFonts w:ascii="Calibri" w:hAnsi="Calibri" w:cs="Calibri"/>
          <w:b w:val="0"/>
          <w:i/>
          <w:iCs/>
          <w:color w:val="000000"/>
          <w:sz w:val="22"/>
          <w:szCs w:val="22"/>
          <w:lang w:val="en-US"/>
        </w:rPr>
        <w:t xml:space="preserve">: A </w:t>
      </w:r>
      <w:r w:rsidR="009E5394" w:rsidRPr="009E5394">
        <w:rPr>
          <w:rFonts w:ascii="Calibri" w:hAnsi="Calibri" w:cs="Calibri"/>
          <w:b w:val="0"/>
          <w:i/>
          <w:iCs/>
          <w:color w:val="000000"/>
          <w:sz w:val="22"/>
          <w:szCs w:val="22"/>
          <w:lang w:val="en-US"/>
        </w:rPr>
        <w:t>R</w:t>
      </w:r>
      <w:r w:rsidR="00CC52F6" w:rsidRPr="009E5394">
        <w:rPr>
          <w:rFonts w:ascii="Calibri" w:hAnsi="Calibri" w:cs="Calibri"/>
          <w:b w:val="0"/>
          <w:i/>
          <w:iCs/>
          <w:color w:val="000000"/>
          <w:sz w:val="22"/>
          <w:szCs w:val="22"/>
          <w:lang w:val="en-US"/>
        </w:rPr>
        <w:t>eply to Pinheiro (2025)</w:t>
      </w:r>
    </w:p>
    <w:p w14:paraId="0BCEADC9" w14:textId="633B9D1E" w:rsidR="003A6C50" w:rsidRPr="00177396" w:rsidRDefault="003A6C50" w:rsidP="003A6C50">
      <w:pPr>
        <w:rPr>
          <w:rFonts w:ascii="Roboto" w:eastAsiaTheme="majorEastAsia" w:hAnsi="Roboto" w:cstheme="majorBidi"/>
          <w:lang w:val="en-US"/>
        </w:rPr>
      </w:pPr>
    </w:p>
    <w:p w14:paraId="41D92452" w14:textId="595D327F" w:rsidR="003A6C50" w:rsidRDefault="00177396" w:rsidP="003A6C50">
      <w:pPr>
        <w:rPr>
          <w:rFonts w:ascii="Roboto" w:eastAsiaTheme="majorEastAsia" w:hAnsi="Roboto" w:cstheme="majorBidi"/>
          <w:b w:val="0"/>
          <w:lang w:val="en-US"/>
        </w:rPr>
      </w:pPr>
      <w:r w:rsidRPr="00177396">
        <w:rPr>
          <w:rFonts w:ascii="Roboto" w:eastAsiaTheme="majorEastAsia" w:hAnsi="Roboto" w:cstheme="majorBidi"/>
          <w:b w:val="0"/>
          <w:lang w:val="en-US"/>
        </w:rPr>
        <w:t>Dear Professor</w:t>
      </w:r>
      <w:r w:rsidR="00CC52F6">
        <w:rPr>
          <w:rFonts w:ascii="Roboto" w:eastAsiaTheme="majorEastAsia" w:hAnsi="Roboto" w:cstheme="majorBidi"/>
          <w:b w:val="0"/>
          <w:lang w:val="en-US"/>
        </w:rPr>
        <w:t xml:space="preserve"> Kreiman, dear Professor Lynch</w:t>
      </w:r>
      <w:r w:rsidR="003A6C50" w:rsidRPr="00177396">
        <w:rPr>
          <w:rFonts w:ascii="Roboto" w:eastAsiaTheme="majorEastAsia" w:hAnsi="Roboto" w:cstheme="majorBidi"/>
          <w:b w:val="0"/>
          <w:lang w:val="en-US"/>
        </w:rPr>
        <w:t>,</w:t>
      </w:r>
    </w:p>
    <w:p w14:paraId="415EED48" w14:textId="309DB3AC" w:rsidR="00CC52F6" w:rsidRPr="009E5394" w:rsidRDefault="00CC52F6" w:rsidP="00CC52F6">
      <w:pPr>
        <w:rPr>
          <w:rFonts w:ascii="Roboto" w:eastAsiaTheme="majorEastAsia" w:hAnsi="Roboto" w:cstheme="majorBidi"/>
          <w:b w:val="0"/>
          <w:lang w:val="en-US"/>
        </w:rPr>
      </w:pPr>
      <w:r>
        <w:rPr>
          <w:rFonts w:ascii="Roboto" w:eastAsiaTheme="majorEastAsia" w:hAnsi="Roboto" w:cstheme="majorBidi"/>
          <w:b w:val="0"/>
          <w:lang w:val="en-US"/>
        </w:rPr>
        <w:t>On January 12, 202</w:t>
      </w:r>
      <w:ins w:id="0" w:author="Christine Nussbaum" w:date="2026-02-25T13:56:00Z">
        <w:r w:rsidR="009E5394">
          <w:rPr>
            <w:rFonts w:ascii="Roboto" w:eastAsiaTheme="majorEastAsia" w:hAnsi="Roboto" w:cstheme="majorBidi"/>
            <w:b w:val="0"/>
            <w:lang w:val="en-US"/>
          </w:rPr>
          <w:t>6</w:t>
        </w:r>
      </w:ins>
      <w:del w:id="1" w:author="Christine Nussbaum" w:date="2026-02-25T13:56:00Z">
        <w:r w:rsidDel="009E5394">
          <w:rPr>
            <w:rFonts w:ascii="Roboto" w:eastAsiaTheme="majorEastAsia" w:hAnsi="Roboto" w:cstheme="majorBidi"/>
            <w:b w:val="0"/>
            <w:lang w:val="en-US"/>
          </w:rPr>
          <w:delText>5</w:delText>
        </w:r>
      </w:del>
      <w:r>
        <w:rPr>
          <w:rFonts w:ascii="Roboto" w:eastAsiaTheme="majorEastAsia" w:hAnsi="Roboto" w:cstheme="majorBidi"/>
          <w:b w:val="0"/>
          <w:lang w:val="en-US"/>
        </w:rPr>
        <w:t xml:space="preserve">, my colleagues Christine Nussbaum, Sascha </w:t>
      </w:r>
      <w:proofErr w:type="spellStart"/>
      <w:r>
        <w:rPr>
          <w:rFonts w:ascii="Roboto" w:eastAsiaTheme="majorEastAsia" w:hAnsi="Roboto" w:cstheme="majorBidi"/>
          <w:b w:val="0"/>
          <w:lang w:val="en-US"/>
        </w:rPr>
        <w:t>Frühholz</w:t>
      </w:r>
      <w:proofErr w:type="spellEnd"/>
      <w:r>
        <w:rPr>
          <w:rFonts w:ascii="Roboto" w:eastAsiaTheme="majorEastAsia" w:hAnsi="Roboto" w:cstheme="majorBidi"/>
          <w:b w:val="0"/>
          <w:lang w:val="en-US"/>
        </w:rPr>
        <w:t xml:space="preserve"> and I submitted the above paper as a letter to the editor. This letter was a response to Pinheiro (2025) </w:t>
      </w:r>
      <w:r w:rsidRPr="009E5394">
        <w:rPr>
          <w:rFonts w:ascii="Roboto" w:eastAsiaTheme="majorEastAsia" w:hAnsi="Roboto" w:cstheme="majorBidi"/>
          <w:b w:val="0"/>
          <w:lang w:val="en-US"/>
        </w:rPr>
        <w:t>“Beyond acoustics: Self-relevance as a key to voice naturalness (L)”</w:t>
      </w:r>
      <w:ins w:id="2" w:author="Christine Nussbaum" w:date="2026-02-25T13:57:00Z">
        <w:r w:rsidR="009E5394" w:rsidRPr="009E5394">
          <w:rPr>
            <w:lang w:val="en-US"/>
            <w:rPrChange w:id="3" w:author="Christine Nussbaum" w:date="2026-02-25T13:57:00Z">
              <w:rPr/>
            </w:rPrChange>
          </w:rPr>
          <w:t xml:space="preserve"> </w:t>
        </w:r>
        <w:r w:rsidR="009E5394" w:rsidRPr="009E5394">
          <w:rPr>
            <w:rFonts w:ascii="Roboto" w:eastAsiaTheme="majorEastAsia" w:hAnsi="Roboto" w:cstheme="majorBidi"/>
            <w:b w:val="0"/>
            <w:lang w:val="en-US"/>
          </w:rPr>
          <w:t xml:space="preserve">J. </w:t>
        </w:r>
        <w:proofErr w:type="spellStart"/>
        <w:r w:rsidR="009E5394" w:rsidRPr="009E5394">
          <w:rPr>
            <w:rFonts w:ascii="Roboto" w:eastAsiaTheme="majorEastAsia" w:hAnsi="Roboto" w:cstheme="majorBidi"/>
            <w:b w:val="0"/>
            <w:lang w:val="en-US"/>
          </w:rPr>
          <w:t>Acoust</w:t>
        </w:r>
        <w:proofErr w:type="spellEnd"/>
        <w:r w:rsidR="009E5394" w:rsidRPr="009E5394">
          <w:rPr>
            <w:rFonts w:ascii="Roboto" w:eastAsiaTheme="majorEastAsia" w:hAnsi="Roboto" w:cstheme="majorBidi"/>
            <w:b w:val="0"/>
            <w:lang w:val="en-US"/>
          </w:rPr>
          <w:t>. Soc. Am. 158, 4045–4047 (2025</w:t>
        </w:r>
        <w:proofErr w:type="gramStart"/>
        <w:r w:rsidR="009E5394" w:rsidRPr="009E5394">
          <w:rPr>
            <w:rFonts w:ascii="Roboto" w:eastAsiaTheme="majorEastAsia" w:hAnsi="Roboto" w:cstheme="majorBidi"/>
            <w:b w:val="0"/>
            <w:lang w:val="en-US"/>
          </w:rPr>
          <w:t>)</w:t>
        </w:r>
      </w:ins>
      <w:r w:rsidRPr="009E5394">
        <w:rPr>
          <w:rFonts w:ascii="Roboto" w:eastAsiaTheme="majorEastAsia" w:hAnsi="Roboto" w:cstheme="majorBidi"/>
          <w:b w:val="0"/>
          <w:lang w:val="en-US"/>
        </w:rPr>
        <w:t>,</w:t>
      </w:r>
      <w:ins w:id="4" w:author="Christine Nussbaum" w:date="2026-02-25T13:56:00Z">
        <w:r w:rsidR="009E5394">
          <w:rPr>
            <w:rFonts w:ascii="Roboto" w:eastAsiaTheme="majorEastAsia" w:hAnsi="Roboto" w:cstheme="majorBidi"/>
            <w:b w:val="0"/>
            <w:lang w:val="en-US"/>
          </w:rPr>
          <w:t xml:space="preserve"> </w:t>
        </w:r>
      </w:ins>
      <w:r w:rsidRPr="009E5394">
        <w:rPr>
          <w:rFonts w:ascii="Roboto" w:eastAsiaTheme="majorEastAsia" w:hAnsi="Roboto" w:cstheme="majorBidi"/>
          <w:b w:val="0"/>
          <w:lang w:val="en-US"/>
        </w:rPr>
        <w:t xml:space="preserve"> which</w:t>
      </w:r>
      <w:proofErr w:type="gramEnd"/>
      <w:r w:rsidRPr="009E5394">
        <w:rPr>
          <w:rFonts w:ascii="Roboto" w:eastAsiaTheme="majorEastAsia" w:hAnsi="Roboto" w:cstheme="majorBidi"/>
          <w:b w:val="0"/>
          <w:lang w:val="en-US"/>
        </w:rPr>
        <w:t xml:space="preserve"> was also published as a letter to the editor in JASA. In </w:t>
      </w:r>
      <w:del w:id="5" w:author="Christine Nussbaum" w:date="2026-02-25T14:14:00Z">
        <w:r w:rsidRPr="009E5394" w:rsidDel="002E3A88">
          <w:rPr>
            <w:rFonts w:ascii="Roboto" w:eastAsiaTheme="majorEastAsia" w:hAnsi="Roboto" w:cstheme="majorBidi"/>
            <w:b w:val="0"/>
            <w:lang w:val="en-US"/>
          </w:rPr>
          <w:delText xml:space="preserve">this </w:delText>
        </w:r>
      </w:del>
      <w:ins w:id="6" w:author="Christine Nussbaum" w:date="2026-02-25T14:14:00Z">
        <w:r w:rsidR="002E3A88">
          <w:rPr>
            <w:rFonts w:ascii="Roboto" w:eastAsiaTheme="majorEastAsia" w:hAnsi="Roboto" w:cstheme="majorBidi"/>
            <w:b w:val="0"/>
            <w:lang w:val="en-US"/>
          </w:rPr>
          <w:t>her</w:t>
        </w:r>
        <w:r w:rsidR="002E3A88" w:rsidRPr="009E5394">
          <w:rPr>
            <w:rFonts w:ascii="Roboto" w:eastAsiaTheme="majorEastAsia" w:hAnsi="Roboto" w:cstheme="majorBidi"/>
            <w:b w:val="0"/>
            <w:lang w:val="en-US"/>
          </w:rPr>
          <w:t xml:space="preserve"> </w:t>
        </w:r>
      </w:ins>
      <w:r w:rsidR="00632F8C" w:rsidRPr="009E5394">
        <w:rPr>
          <w:rFonts w:ascii="Roboto" w:eastAsiaTheme="majorEastAsia" w:hAnsi="Roboto" w:cstheme="majorBidi"/>
          <w:b w:val="0"/>
          <w:lang w:val="en-US"/>
        </w:rPr>
        <w:t>letter</w:t>
      </w:r>
      <w:r w:rsidRPr="009E5394">
        <w:rPr>
          <w:rFonts w:ascii="Roboto" w:eastAsiaTheme="majorEastAsia" w:hAnsi="Roboto" w:cstheme="majorBidi"/>
          <w:b w:val="0"/>
          <w:lang w:val="en-US"/>
        </w:rPr>
        <w:t xml:space="preserve">, Pinheiro directly criticized our newly-proposed framework for voice naturalness („Understanding voice </w:t>
      </w:r>
      <w:proofErr w:type="gramStart"/>
      <w:r w:rsidRPr="009E5394">
        <w:rPr>
          <w:rFonts w:ascii="Roboto" w:eastAsiaTheme="majorEastAsia" w:hAnsi="Roboto" w:cstheme="majorBidi"/>
          <w:b w:val="0"/>
          <w:lang w:val="en-US"/>
        </w:rPr>
        <w:t>naturalness“</w:t>
      </w:r>
      <w:proofErr w:type="gramEnd"/>
      <w:r w:rsidRPr="009E5394">
        <w:rPr>
          <w:rFonts w:ascii="Roboto" w:eastAsiaTheme="majorEastAsia" w:hAnsi="Roboto" w:cstheme="majorBidi"/>
          <w:b w:val="0"/>
          <w:lang w:val="en-US"/>
        </w:rPr>
        <w:t xml:space="preserve">, published in </w:t>
      </w:r>
      <w:r w:rsidRPr="009E5394">
        <w:rPr>
          <w:rFonts w:ascii="Roboto" w:eastAsiaTheme="majorEastAsia" w:hAnsi="Roboto" w:cstheme="majorBidi"/>
          <w:b w:val="0"/>
          <w:i/>
          <w:iCs/>
          <w:lang w:val="en-US"/>
        </w:rPr>
        <w:t>Trends in Cognitive Sciences</w:t>
      </w:r>
      <w:r w:rsidRPr="009E5394">
        <w:rPr>
          <w:rFonts w:ascii="Roboto" w:eastAsiaTheme="majorEastAsia" w:hAnsi="Roboto" w:cstheme="majorBidi"/>
          <w:b w:val="0"/>
          <w:lang w:val="en-US"/>
        </w:rPr>
        <w:t xml:space="preserve"> in May 2025,</w:t>
      </w:r>
      <w:r w:rsidRPr="009E5394">
        <w:rPr>
          <w:rFonts w:ascii="Roboto" w:eastAsiaTheme="majorEastAsia" w:hAnsi="Roboto" w:cstheme="majorBidi"/>
          <w:bCs/>
          <w:lang w:val="en-US"/>
        </w:rPr>
        <w:t xml:space="preserve"> </w:t>
      </w:r>
      <w:r w:rsidRPr="009E5394">
        <w:rPr>
          <w:rFonts w:ascii="Roboto" w:eastAsiaTheme="majorEastAsia" w:hAnsi="Roboto" w:cstheme="majorBidi"/>
          <w:b w:val="0"/>
          <w:lang w:val="en-US"/>
        </w:rPr>
        <w:t xml:space="preserve">https://doi.org/10.1016/j.tics.2025.01.010), for overlooking the self-voice and for reducing naturalness to aspects of voice acoustics alone. Unfortunately, as our </w:t>
      </w:r>
      <w:del w:id="7" w:author="Christine Nussbaum" w:date="2026-02-25T13:57:00Z">
        <w:r w:rsidRPr="009E5394" w:rsidDel="009E5394">
          <w:rPr>
            <w:rFonts w:ascii="Roboto" w:eastAsiaTheme="majorEastAsia" w:hAnsi="Roboto" w:cstheme="majorBidi"/>
            <w:b w:val="0"/>
            <w:lang w:val="en-US"/>
          </w:rPr>
          <w:delText xml:space="preserve">letter </w:delText>
        </w:r>
      </w:del>
      <w:ins w:id="8" w:author="Christine Nussbaum" w:date="2026-02-25T13:57:00Z">
        <w:r w:rsidR="009E5394">
          <w:rPr>
            <w:rFonts w:ascii="Roboto" w:eastAsiaTheme="majorEastAsia" w:hAnsi="Roboto" w:cstheme="majorBidi"/>
            <w:b w:val="0"/>
            <w:lang w:val="en-US"/>
          </w:rPr>
          <w:t>response</w:t>
        </w:r>
        <w:r w:rsidR="009E5394" w:rsidRPr="009E5394">
          <w:rPr>
            <w:rFonts w:ascii="Roboto" w:eastAsiaTheme="majorEastAsia" w:hAnsi="Roboto" w:cstheme="majorBidi"/>
            <w:b w:val="0"/>
            <w:lang w:val="en-US"/>
          </w:rPr>
          <w:t xml:space="preserve"> </w:t>
        </w:r>
      </w:ins>
      <w:r w:rsidR="00632F8C" w:rsidRPr="009E5394">
        <w:rPr>
          <w:rFonts w:ascii="Roboto" w:eastAsiaTheme="majorEastAsia" w:hAnsi="Roboto" w:cstheme="majorBidi"/>
          <w:b w:val="0"/>
          <w:lang w:val="en-US"/>
        </w:rPr>
        <w:t>shows</w:t>
      </w:r>
      <w:r w:rsidRPr="009E5394">
        <w:rPr>
          <w:rFonts w:ascii="Roboto" w:eastAsiaTheme="majorEastAsia" w:hAnsi="Roboto" w:cstheme="majorBidi"/>
          <w:b w:val="0"/>
          <w:lang w:val="en-US"/>
        </w:rPr>
        <w:t xml:space="preserve"> in </w:t>
      </w:r>
      <w:r w:rsidR="00632F8C" w:rsidRPr="009E5394">
        <w:rPr>
          <w:rFonts w:ascii="Roboto" w:eastAsiaTheme="majorEastAsia" w:hAnsi="Roboto" w:cstheme="majorBidi"/>
          <w:b w:val="0"/>
          <w:lang w:val="en-US"/>
        </w:rPr>
        <w:t xml:space="preserve">quite some </w:t>
      </w:r>
      <w:r w:rsidRPr="009E5394">
        <w:rPr>
          <w:rFonts w:ascii="Roboto" w:eastAsiaTheme="majorEastAsia" w:hAnsi="Roboto" w:cstheme="majorBidi"/>
          <w:b w:val="0"/>
          <w:lang w:val="en-US"/>
        </w:rPr>
        <w:t>detail, both these claims are incorrect</w:t>
      </w:r>
      <w:r w:rsidR="00632F8C" w:rsidRPr="009E5394">
        <w:rPr>
          <w:rFonts w:ascii="Roboto" w:eastAsiaTheme="majorEastAsia" w:hAnsi="Roboto" w:cstheme="majorBidi"/>
          <w:b w:val="0"/>
          <w:lang w:val="en-US"/>
        </w:rPr>
        <w:t xml:space="preserve">. </w:t>
      </w:r>
      <w:ins w:id="9" w:author="Christine Nussbaum" w:date="2026-02-25T13:58:00Z">
        <w:r w:rsidR="009E5394">
          <w:rPr>
            <w:rFonts w:ascii="Roboto" w:eastAsiaTheme="majorEastAsia" w:hAnsi="Roboto" w:cstheme="majorBidi"/>
            <w:b w:val="0"/>
            <w:lang w:val="en-US"/>
          </w:rPr>
          <w:t>Hence, a</w:t>
        </w:r>
      </w:ins>
      <w:del w:id="10" w:author="Christine Nussbaum" w:date="2026-02-25T13:58:00Z">
        <w:r w:rsidR="00632F8C" w:rsidRPr="009E5394" w:rsidDel="009E5394">
          <w:rPr>
            <w:rFonts w:ascii="Roboto" w:eastAsiaTheme="majorEastAsia" w:hAnsi="Roboto" w:cstheme="majorBidi"/>
            <w:b w:val="0"/>
            <w:lang w:val="en-US"/>
          </w:rPr>
          <w:delText>A</w:delText>
        </w:r>
      </w:del>
      <w:r w:rsidR="00632F8C" w:rsidRPr="009E5394">
        <w:rPr>
          <w:rFonts w:ascii="Roboto" w:eastAsiaTheme="majorEastAsia" w:hAnsi="Roboto" w:cstheme="majorBidi"/>
          <w:b w:val="0"/>
          <w:lang w:val="en-US"/>
        </w:rPr>
        <w:t>s authors of the original target article</w:t>
      </w:r>
      <w:ins w:id="11" w:author="Christine Nussbaum" w:date="2026-02-25T14:14:00Z">
        <w:r w:rsidR="002E3A88">
          <w:rPr>
            <w:rFonts w:ascii="Roboto" w:eastAsiaTheme="majorEastAsia" w:hAnsi="Roboto" w:cstheme="majorBidi"/>
            <w:b w:val="0"/>
            <w:lang w:val="en-US"/>
          </w:rPr>
          <w:t>,</w:t>
        </w:r>
      </w:ins>
      <w:r w:rsidR="00632F8C" w:rsidRPr="009E5394">
        <w:rPr>
          <w:rFonts w:ascii="Roboto" w:eastAsiaTheme="majorEastAsia" w:hAnsi="Roboto" w:cstheme="majorBidi"/>
          <w:b w:val="0"/>
          <w:lang w:val="en-US"/>
        </w:rPr>
        <w:t xml:space="preserve"> </w:t>
      </w:r>
      <w:ins w:id="12" w:author="Christine Nussbaum" w:date="2026-02-25T13:58:00Z">
        <w:r w:rsidR="009E5394">
          <w:rPr>
            <w:rFonts w:ascii="Roboto" w:eastAsiaTheme="majorEastAsia" w:hAnsi="Roboto" w:cstheme="majorBidi"/>
            <w:b w:val="0"/>
            <w:lang w:val="en-US"/>
          </w:rPr>
          <w:t xml:space="preserve">we </w:t>
        </w:r>
      </w:ins>
      <w:r w:rsidR="00632F8C" w:rsidRPr="009E5394">
        <w:rPr>
          <w:rFonts w:ascii="Roboto" w:eastAsiaTheme="majorEastAsia" w:hAnsi="Roboto" w:cstheme="majorBidi"/>
          <w:b w:val="0"/>
          <w:lang w:val="en-US"/>
        </w:rPr>
        <w:t xml:space="preserve">have decided accordingly that the letter </w:t>
      </w:r>
      <w:r w:rsidRPr="009E5394">
        <w:rPr>
          <w:rFonts w:ascii="Roboto" w:eastAsiaTheme="majorEastAsia" w:hAnsi="Roboto" w:cstheme="majorBidi"/>
          <w:b w:val="0"/>
          <w:lang w:val="en-US"/>
        </w:rPr>
        <w:t xml:space="preserve">cannot remain without response. </w:t>
      </w:r>
      <w:r w:rsidR="00632F8C" w:rsidRPr="009E5394">
        <w:rPr>
          <w:rFonts w:ascii="Roboto" w:eastAsiaTheme="majorEastAsia" w:hAnsi="Roboto" w:cstheme="majorBidi"/>
          <w:b w:val="0"/>
          <w:lang w:val="en-US"/>
        </w:rPr>
        <w:t xml:space="preserve">In fact, we see this as our obligation – not only in the interest of scientific accuracy from the perspective of discussing our own target article at </w:t>
      </w:r>
      <w:r w:rsidR="00632F8C" w:rsidRPr="009E5394">
        <w:rPr>
          <w:rFonts w:ascii="Roboto" w:eastAsiaTheme="majorEastAsia" w:hAnsi="Roboto" w:cstheme="majorBidi"/>
          <w:b w:val="0"/>
          <w:i/>
          <w:iCs/>
          <w:lang w:val="en-US"/>
        </w:rPr>
        <w:t>TICS</w:t>
      </w:r>
      <w:r w:rsidR="00632F8C" w:rsidRPr="009E5394">
        <w:rPr>
          <w:rFonts w:ascii="Roboto" w:eastAsiaTheme="majorEastAsia" w:hAnsi="Roboto" w:cstheme="majorBidi"/>
          <w:b w:val="0"/>
          <w:lang w:val="en-US"/>
        </w:rPr>
        <w:t xml:space="preserve">, but also in the interest of </w:t>
      </w:r>
      <w:r w:rsidR="00632F8C" w:rsidRPr="009E5394">
        <w:rPr>
          <w:rFonts w:ascii="Roboto" w:eastAsiaTheme="majorEastAsia" w:hAnsi="Roboto" w:cstheme="majorBidi"/>
          <w:b w:val="0"/>
          <w:i/>
          <w:iCs/>
          <w:lang w:val="en-US"/>
        </w:rPr>
        <w:t>JASA</w:t>
      </w:r>
      <w:r w:rsidR="00632F8C" w:rsidRPr="009E5394">
        <w:rPr>
          <w:rFonts w:ascii="Roboto" w:eastAsiaTheme="majorEastAsia" w:hAnsi="Roboto" w:cstheme="majorBidi"/>
          <w:b w:val="0"/>
          <w:lang w:val="en-US"/>
        </w:rPr>
        <w:t xml:space="preserve">´s readership who should be able to fully access a controversial exchange of scientific arguments which in fact belong together. </w:t>
      </w:r>
      <w:r w:rsidRPr="009E5394">
        <w:rPr>
          <w:rFonts w:ascii="Roboto" w:eastAsiaTheme="majorEastAsia" w:hAnsi="Roboto" w:cstheme="majorBidi"/>
          <w:b w:val="0"/>
          <w:lang w:val="en-US"/>
        </w:rPr>
        <w:t xml:space="preserve">At the same time, we trust you will see upon reading that our contribution </w:t>
      </w:r>
      <w:r w:rsidR="00632F8C" w:rsidRPr="009E5394">
        <w:rPr>
          <w:rFonts w:ascii="Roboto" w:eastAsiaTheme="majorEastAsia" w:hAnsi="Roboto" w:cstheme="majorBidi"/>
          <w:b w:val="0"/>
          <w:lang w:val="en-US"/>
        </w:rPr>
        <w:t xml:space="preserve">in the letter (JASA-13582) </w:t>
      </w:r>
      <w:r w:rsidRPr="009E5394">
        <w:rPr>
          <w:rFonts w:ascii="Roboto" w:eastAsiaTheme="majorEastAsia" w:hAnsi="Roboto" w:cstheme="majorBidi"/>
          <w:b w:val="0"/>
          <w:lang w:val="en-US"/>
        </w:rPr>
        <w:t xml:space="preserve">is a perfectly fair and well-argued piece of scientific discussion – and one that in fact appreciates what we understand </w:t>
      </w:r>
      <w:r w:rsidR="00632F8C" w:rsidRPr="009E5394">
        <w:rPr>
          <w:rFonts w:ascii="Roboto" w:eastAsiaTheme="majorEastAsia" w:hAnsi="Roboto" w:cstheme="majorBidi"/>
          <w:b w:val="0"/>
          <w:lang w:val="en-US"/>
        </w:rPr>
        <w:t>might have been</w:t>
      </w:r>
      <w:r w:rsidRPr="009E5394">
        <w:rPr>
          <w:rFonts w:ascii="Roboto" w:eastAsiaTheme="majorEastAsia" w:hAnsi="Roboto" w:cstheme="majorBidi"/>
          <w:b w:val="0"/>
          <w:lang w:val="en-US"/>
        </w:rPr>
        <w:t xml:space="preserve"> one of Pinheiro´s main driving points for this contribution</w:t>
      </w:r>
      <w:r w:rsidR="009B26B7" w:rsidRPr="009E5394">
        <w:rPr>
          <w:rFonts w:ascii="Roboto" w:eastAsiaTheme="majorEastAsia" w:hAnsi="Roboto" w:cstheme="majorBidi"/>
          <w:b w:val="0"/>
          <w:lang w:val="en-US"/>
        </w:rPr>
        <w:t xml:space="preserve">: </w:t>
      </w:r>
      <w:r w:rsidRPr="009E5394">
        <w:rPr>
          <w:rFonts w:ascii="Roboto" w:eastAsiaTheme="majorEastAsia" w:hAnsi="Roboto" w:cstheme="majorBidi"/>
          <w:b w:val="0"/>
          <w:lang w:val="en-US"/>
        </w:rPr>
        <w:t>that self-voice processing in itself deserves more scientific attention.</w:t>
      </w:r>
    </w:p>
    <w:p w14:paraId="46B1331D" w14:textId="7AB5651A" w:rsidR="00CC52F6" w:rsidRPr="009E5394" w:rsidRDefault="00632F8C" w:rsidP="00CC52F6">
      <w:pPr>
        <w:rPr>
          <w:rFonts w:ascii="Roboto" w:eastAsiaTheme="majorEastAsia" w:hAnsi="Roboto" w:cstheme="majorBidi"/>
          <w:b w:val="0"/>
          <w:lang w:val="en-US"/>
        </w:rPr>
      </w:pPr>
      <w:r w:rsidRPr="009E5394">
        <w:rPr>
          <w:rFonts w:ascii="Roboto" w:eastAsiaTheme="majorEastAsia" w:hAnsi="Roboto" w:cstheme="majorBidi"/>
          <w:b w:val="0"/>
          <w:lang w:val="en-US"/>
        </w:rPr>
        <w:t>As per the above arguments, w</w:t>
      </w:r>
      <w:r w:rsidR="00CC52F6" w:rsidRPr="009E5394">
        <w:rPr>
          <w:rFonts w:ascii="Roboto" w:eastAsiaTheme="majorEastAsia" w:hAnsi="Roboto" w:cstheme="majorBidi"/>
          <w:b w:val="0"/>
          <w:lang w:val="en-US"/>
        </w:rPr>
        <w:t>e would have welcomed the opportunity to respond to the letter by Pinheiro (2025) in the same issue of JASA</w:t>
      </w:r>
      <w:r w:rsidR="009B26B7" w:rsidRPr="009E5394">
        <w:rPr>
          <w:rFonts w:ascii="Roboto" w:eastAsiaTheme="majorEastAsia" w:hAnsi="Roboto" w:cstheme="majorBidi"/>
          <w:b w:val="0"/>
          <w:lang w:val="en-US"/>
        </w:rPr>
        <w:t xml:space="preserve">, as seems good practice in cases of controversial scientific discussion. </w:t>
      </w:r>
      <w:ins w:id="13" w:author="Christine Nussbaum" w:date="2026-02-25T14:00:00Z">
        <w:r w:rsidR="009E5394">
          <w:rPr>
            <w:rFonts w:ascii="Roboto" w:eastAsiaTheme="majorEastAsia" w:hAnsi="Roboto" w:cstheme="majorBidi"/>
            <w:b w:val="0"/>
            <w:lang w:val="en-US"/>
          </w:rPr>
          <w:t xml:space="preserve">In fact, </w:t>
        </w:r>
      </w:ins>
      <w:ins w:id="14" w:author="Christine Nussbaum" w:date="2026-02-25T14:03:00Z">
        <w:r w:rsidR="009E5394">
          <w:rPr>
            <w:rFonts w:ascii="Roboto" w:eastAsiaTheme="majorEastAsia" w:hAnsi="Roboto" w:cstheme="majorBidi"/>
            <w:b w:val="0"/>
            <w:lang w:val="en-US"/>
          </w:rPr>
          <w:t>it</w:t>
        </w:r>
      </w:ins>
      <w:ins w:id="15" w:author="Christine Nussbaum" w:date="2026-02-25T14:00:00Z">
        <w:r w:rsidR="009E5394">
          <w:rPr>
            <w:rFonts w:ascii="Roboto" w:eastAsiaTheme="majorEastAsia" w:hAnsi="Roboto" w:cstheme="majorBidi"/>
            <w:b w:val="0"/>
            <w:lang w:val="en-US"/>
          </w:rPr>
          <w:t xml:space="preserve"> is explicitly </w:t>
        </w:r>
      </w:ins>
      <w:ins w:id="16" w:author="Christine Nussbaum" w:date="2026-02-25T14:01:00Z">
        <w:r w:rsidR="009E5394">
          <w:rPr>
            <w:rFonts w:ascii="Roboto" w:eastAsiaTheme="majorEastAsia" w:hAnsi="Roboto" w:cstheme="majorBidi"/>
            <w:b w:val="0"/>
            <w:lang w:val="en-US"/>
          </w:rPr>
          <w:t>specified</w:t>
        </w:r>
      </w:ins>
      <w:ins w:id="17" w:author="Christine Nussbaum" w:date="2026-02-25T14:00:00Z">
        <w:r w:rsidR="009E5394">
          <w:rPr>
            <w:rFonts w:ascii="Roboto" w:eastAsiaTheme="majorEastAsia" w:hAnsi="Roboto" w:cstheme="majorBidi"/>
            <w:b w:val="0"/>
            <w:lang w:val="en-US"/>
          </w:rPr>
          <w:t xml:space="preserve"> in JASAs </w:t>
        </w:r>
      </w:ins>
      <w:ins w:id="18" w:author="Christine Nussbaum" w:date="2026-02-25T14:01:00Z">
        <w:r w:rsidR="009E5394">
          <w:rPr>
            <w:rFonts w:ascii="Roboto" w:eastAsiaTheme="majorEastAsia" w:hAnsi="Roboto" w:cstheme="majorBidi"/>
            <w:b w:val="0"/>
            <w:lang w:val="en-US"/>
          </w:rPr>
          <w:t>publication guidelines that authors can respond if their paper is targeted in a comment (cf. “</w:t>
        </w:r>
      </w:ins>
      <w:ins w:id="19" w:author="Christine Nussbaum" w:date="2026-02-25T14:02:00Z">
        <w:r w:rsidR="009E5394" w:rsidRPr="009E5394">
          <w:rPr>
            <w:rFonts w:ascii="Roboto" w:eastAsiaTheme="majorEastAsia" w:hAnsi="Roboto" w:cstheme="majorBidi"/>
            <w:b w:val="0"/>
            <w:lang w:val="en-US"/>
          </w:rPr>
          <w:t>Letters to the Editor: Comments/Responses</w:t>
        </w:r>
      </w:ins>
      <w:ins w:id="20" w:author="Christine Nussbaum" w:date="2026-02-25T14:01:00Z">
        <w:r w:rsidR="009E5394">
          <w:rPr>
            <w:rFonts w:ascii="Roboto" w:eastAsiaTheme="majorEastAsia" w:hAnsi="Roboto" w:cstheme="majorBidi"/>
            <w:b w:val="0"/>
            <w:lang w:val="en-US"/>
          </w:rPr>
          <w:t>”</w:t>
        </w:r>
      </w:ins>
      <w:ins w:id="21" w:author="Christine Nussbaum" w:date="2026-02-25T14:02:00Z">
        <w:r w:rsidR="009E5394">
          <w:rPr>
            <w:rFonts w:ascii="Roboto" w:eastAsiaTheme="majorEastAsia" w:hAnsi="Roboto" w:cstheme="majorBidi"/>
            <w:b w:val="0"/>
            <w:lang w:val="en-US"/>
          </w:rPr>
          <w:t xml:space="preserve">. Note, however, that </w:t>
        </w:r>
        <w:r w:rsidR="009E5394" w:rsidRPr="009E5394">
          <w:rPr>
            <w:rFonts w:ascii="Roboto" w:eastAsiaTheme="majorEastAsia" w:hAnsi="Roboto" w:cstheme="majorBidi"/>
            <w:b w:val="0"/>
            <w:lang w:val="en-US"/>
          </w:rPr>
          <w:t>Pinheiro (2025)</w:t>
        </w:r>
        <w:r w:rsidR="009E5394">
          <w:rPr>
            <w:rFonts w:ascii="Roboto" w:eastAsiaTheme="majorEastAsia" w:hAnsi="Roboto" w:cstheme="majorBidi"/>
            <w:b w:val="0"/>
            <w:lang w:val="en-US"/>
          </w:rPr>
          <w:t xml:space="preserve"> was published</w:t>
        </w:r>
      </w:ins>
      <w:ins w:id="22" w:author="Christine Nussbaum" w:date="2026-02-25T14:03:00Z">
        <w:r w:rsidR="009E5394">
          <w:rPr>
            <w:rFonts w:ascii="Roboto" w:eastAsiaTheme="majorEastAsia" w:hAnsi="Roboto" w:cstheme="majorBidi"/>
            <w:b w:val="0"/>
            <w:lang w:val="en-US"/>
          </w:rPr>
          <w:t xml:space="preserve"> in</w:t>
        </w:r>
      </w:ins>
      <w:ins w:id="23" w:author="Christine Nussbaum" w:date="2026-02-25T14:02:00Z">
        <w:r w:rsidR="009E5394">
          <w:rPr>
            <w:rFonts w:ascii="Roboto" w:eastAsiaTheme="majorEastAsia" w:hAnsi="Roboto" w:cstheme="majorBidi"/>
            <w:b w:val="0"/>
            <w:lang w:val="en-US"/>
          </w:rPr>
          <w:t xml:space="preserve"> a “</w:t>
        </w:r>
        <w:r w:rsidR="009E5394" w:rsidRPr="009E5394">
          <w:rPr>
            <w:rFonts w:ascii="Roboto" w:eastAsiaTheme="majorEastAsia" w:hAnsi="Roboto" w:cstheme="majorBidi"/>
            <w:b w:val="0"/>
            <w:lang w:val="en-US"/>
          </w:rPr>
          <w:t>Letters to the Editor</w:t>
        </w:r>
        <w:r w:rsidR="009E5394">
          <w:rPr>
            <w:rFonts w:ascii="Roboto" w:eastAsiaTheme="majorEastAsia" w:hAnsi="Roboto" w:cstheme="majorBidi"/>
            <w:b w:val="0"/>
            <w:lang w:val="en-US"/>
          </w:rPr>
          <w:t>”-forma</w:t>
        </w:r>
      </w:ins>
      <w:ins w:id="24" w:author="Christine Nussbaum" w:date="2026-02-25T14:03:00Z">
        <w:r w:rsidR="009E5394">
          <w:rPr>
            <w:rFonts w:ascii="Roboto" w:eastAsiaTheme="majorEastAsia" w:hAnsi="Roboto" w:cstheme="majorBidi"/>
            <w:b w:val="0"/>
            <w:lang w:val="en-US"/>
          </w:rPr>
          <w:t>t only, although it clearly is a comment on our paper</w:t>
        </w:r>
      </w:ins>
      <w:ins w:id="25" w:author="Christine Nussbaum" w:date="2026-02-25T14:01:00Z">
        <w:r w:rsidR="009E5394">
          <w:rPr>
            <w:rFonts w:ascii="Roboto" w:eastAsiaTheme="majorEastAsia" w:hAnsi="Roboto" w:cstheme="majorBidi"/>
            <w:b w:val="0"/>
            <w:lang w:val="en-US"/>
          </w:rPr>
          <w:t>)</w:t>
        </w:r>
      </w:ins>
      <w:ins w:id="26" w:author="Christine Nussbaum" w:date="2026-02-25T14:03:00Z">
        <w:r w:rsidR="009E5394">
          <w:rPr>
            <w:rFonts w:ascii="Roboto" w:eastAsiaTheme="majorEastAsia" w:hAnsi="Roboto" w:cstheme="majorBidi"/>
            <w:b w:val="0"/>
            <w:lang w:val="en-US"/>
          </w:rPr>
          <w:t xml:space="preserve">. </w:t>
        </w:r>
      </w:ins>
      <w:r w:rsidR="00CC52F6" w:rsidRPr="009E5394">
        <w:rPr>
          <w:rFonts w:ascii="Roboto" w:eastAsiaTheme="majorEastAsia" w:hAnsi="Roboto" w:cstheme="majorBidi"/>
          <w:b w:val="0"/>
          <w:lang w:val="en-US"/>
        </w:rPr>
        <w:t>Unfortunately, this opportunity was not offered to us</w:t>
      </w:r>
      <w:ins w:id="27" w:author="Christine Nussbaum" w:date="2026-02-25T14:16:00Z">
        <w:r w:rsidR="002E3A88">
          <w:rPr>
            <w:rFonts w:ascii="Roboto" w:eastAsiaTheme="majorEastAsia" w:hAnsi="Roboto" w:cstheme="majorBidi"/>
            <w:b w:val="0"/>
            <w:lang w:val="en-US"/>
          </w:rPr>
          <w:t>.</w:t>
        </w:r>
      </w:ins>
      <w:del w:id="28" w:author="Christine Nussbaum" w:date="2026-02-25T14:16:00Z">
        <w:r w:rsidR="00CC52F6" w:rsidRPr="009E5394" w:rsidDel="002E3A88">
          <w:rPr>
            <w:rFonts w:ascii="Roboto" w:eastAsiaTheme="majorEastAsia" w:hAnsi="Roboto" w:cstheme="majorBidi"/>
            <w:b w:val="0"/>
            <w:lang w:val="en-US"/>
          </w:rPr>
          <w:delText xml:space="preserve"> as the authors of the target article that was being criticized by Pinheiro (2025)</w:delText>
        </w:r>
      </w:del>
      <w:r w:rsidR="00CC52F6" w:rsidRPr="009E5394">
        <w:rPr>
          <w:rFonts w:ascii="Roboto" w:eastAsiaTheme="majorEastAsia" w:hAnsi="Roboto" w:cstheme="majorBidi"/>
          <w:b w:val="0"/>
          <w:lang w:val="en-US"/>
        </w:rPr>
        <w:t xml:space="preserve">. We can only imagine that this may have escaped editorial attention at the time, </w:t>
      </w:r>
      <w:r w:rsidR="009B26B7" w:rsidRPr="009E5394">
        <w:rPr>
          <w:rFonts w:ascii="Roboto" w:eastAsiaTheme="majorEastAsia" w:hAnsi="Roboto" w:cstheme="majorBidi"/>
          <w:b w:val="0"/>
          <w:lang w:val="en-US"/>
        </w:rPr>
        <w:t>possibly</w:t>
      </w:r>
      <w:r w:rsidR="00CC52F6" w:rsidRPr="009E5394">
        <w:rPr>
          <w:rFonts w:ascii="Roboto" w:eastAsiaTheme="majorEastAsia" w:hAnsi="Roboto" w:cstheme="majorBidi"/>
          <w:b w:val="0"/>
          <w:lang w:val="en-US"/>
        </w:rPr>
        <w:t xml:space="preserve"> due to the fact that we published our target article </w:t>
      </w:r>
      <w:r w:rsidR="009B26B7" w:rsidRPr="009E5394">
        <w:rPr>
          <w:rFonts w:ascii="Roboto" w:eastAsiaTheme="majorEastAsia" w:hAnsi="Roboto" w:cstheme="majorBidi"/>
          <w:b w:val="0"/>
          <w:i/>
          <w:iCs/>
          <w:lang w:val="en-US"/>
        </w:rPr>
        <w:t>Understanding Voice Naturalness</w:t>
      </w:r>
      <w:r w:rsidR="009B26B7" w:rsidRPr="009E5394">
        <w:rPr>
          <w:rFonts w:ascii="Roboto" w:eastAsiaTheme="majorEastAsia" w:hAnsi="Roboto" w:cstheme="majorBidi"/>
          <w:b w:val="0"/>
          <w:lang w:val="en-US"/>
        </w:rPr>
        <w:t xml:space="preserve"> </w:t>
      </w:r>
      <w:r w:rsidR="00CC52F6" w:rsidRPr="009E5394">
        <w:rPr>
          <w:rFonts w:ascii="Roboto" w:eastAsiaTheme="majorEastAsia" w:hAnsi="Roboto" w:cstheme="majorBidi"/>
          <w:b w:val="0"/>
          <w:lang w:val="en-US"/>
        </w:rPr>
        <w:t xml:space="preserve">in a different high-profile journal. </w:t>
      </w:r>
      <w:commentRangeStart w:id="29"/>
      <w:del w:id="30" w:author="Christine Nussbaum" w:date="2026-02-25T14:04:00Z">
        <w:r w:rsidR="009B26B7" w:rsidRPr="009E5394" w:rsidDel="009E5394">
          <w:rPr>
            <w:rFonts w:ascii="Roboto" w:eastAsiaTheme="majorEastAsia" w:hAnsi="Roboto" w:cstheme="majorBidi"/>
            <w:b w:val="0"/>
            <w:lang w:val="en-US"/>
          </w:rPr>
          <w:delText>In fact, w</w:delText>
        </w:r>
        <w:r w:rsidR="00CC52F6" w:rsidRPr="009E5394" w:rsidDel="009E5394">
          <w:rPr>
            <w:rFonts w:ascii="Roboto" w:eastAsiaTheme="majorEastAsia" w:hAnsi="Roboto" w:cstheme="majorBidi"/>
            <w:b w:val="0"/>
            <w:lang w:val="en-US"/>
          </w:rPr>
          <w:delText xml:space="preserve">e have no knowledge about whether or not Pinheiro may originally have sought publication of her contribution in the same journal unsuccessfully before turning to JASA. </w:delText>
        </w:r>
      </w:del>
      <w:commentRangeEnd w:id="29"/>
      <w:r w:rsidR="009E5394">
        <w:rPr>
          <w:rStyle w:val="Kommentarzeichen"/>
        </w:rPr>
        <w:commentReference w:id="29"/>
      </w:r>
      <w:ins w:id="31" w:author="Christine Nussbaum" w:date="2026-02-25T14:17:00Z">
        <w:r w:rsidR="002E3A88" w:rsidRPr="002F67D7">
          <w:rPr>
            <w:rFonts w:ascii="Roboto" w:eastAsiaTheme="majorEastAsia" w:hAnsi="Roboto" w:cstheme="majorBidi"/>
            <w:b w:val="0"/>
            <w:lang w:val="en-US"/>
            <w:rPrChange w:id="32" w:author="Christine Nussbaum" w:date="2026-02-25T14:17:00Z">
              <w:rPr>
                <w:rFonts w:ascii="Roboto" w:eastAsiaTheme="majorEastAsia" w:hAnsi="Roboto" w:cstheme="majorBidi"/>
                <w:b w:val="0"/>
              </w:rPr>
            </w:rPrChange>
          </w:rPr>
          <w:t xml:space="preserve">Hence, we took the initiative </w:t>
        </w:r>
        <w:r w:rsidR="002F67D7">
          <w:rPr>
            <w:rFonts w:ascii="Roboto" w:eastAsiaTheme="majorEastAsia" w:hAnsi="Roboto" w:cstheme="majorBidi"/>
            <w:b w:val="0"/>
            <w:lang w:val="en-US"/>
          </w:rPr>
          <w:t>to respond</w:t>
        </w:r>
        <w:r w:rsidR="002F67D7" w:rsidRPr="002F67D7">
          <w:rPr>
            <w:rFonts w:ascii="Roboto" w:eastAsiaTheme="majorEastAsia" w:hAnsi="Roboto" w:cstheme="majorBidi"/>
            <w:b w:val="0"/>
            <w:lang w:val="en-US"/>
          </w:rPr>
          <w:t xml:space="preserve"> </w:t>
        </w:r>
        <w:r w:rsidR="002F67D7" w:rsidRPr="00423BC9">
          <w:rPr>
            <w:rFonts w:ascii="Roboto" w:eastAsiaTheme="majorEastAsia" w:hAnsi="Roboto" w:cstheme="majorBidi"/>
            <w:b w:val="0"/>
            <w:lang w:val="en-US"/>
          </w:rPr>
          <w:t>ourselves</w:t>
        </w:r>
        <w:r w:rsidR="002F67D7">
          <w:rPr>
            <w:rFonts w:ascii="Roboto" w:eastAsiaTheme="majorEastAsia" w:hAnsi="Roboto" w:cstheme="majorBidi"/>
            <w:b w:val="0"/>
            <w:lang w:val="en-US"/>
          </w:rPr>
          <w:t xml:space="preserve">. </w:t>
        </w:r>
      </w:ins>
      <w:ins w:id="33" w:author="Christine Nussbaum" w:date="2026-02-25T14:16:00Z">
        <w:r w:rsidR="002E3A88">
          <w:rPr>
            <w:rFonts w:ascii="Roboto" w:eastAsiaTheme="majorEastAsia" w:hAnsi="Roboto" w:cstheme="majorBidi"/>
            <w:b w:val="0"/>
            <w:lang w:val="en-US"/>
          </w:rPr>
          <w:t xml:space="preserve"> </w:t>
        </w:r>
      </w:ins>
    </w:p>
    <w:p w14:paraId="78910008" w14:textId="11E9B560" w:rsidR="00CC52F6" w:rsidRPr="009E5394" w:rsidRDefault="00CC52F6" w:rsidP="00CC52F6">
      <w:pPr>
        <w:rPr>
          <w:rFonts w:ascii="Roboto" w:eastAsiaTheme="majorEastAsia" w:hAnsi="Roboto" w:cstheme="majorBidi"/>
          <w:b w:val="0"/>
          <w:lang w:val="en-US"/>
        </w:rPr>
      </w:pPr>
      <w:r w:rsidRPr="009E5394">
        <w:rPr>
          <w:rFonts w:ascii="Roboto" w:eastAsiaTheme="majorEastAsia" w:hAnsi="Roboto" w:cstheme="majorBidi"/>
          <w:b w:val="0"/>
          <w:lang w:val="en-US"/>
        </w:rPr>
        <w:lastRenderedPageBreak/>
        <w:t xml:space="preserve">Unfortunately, since we submitted our </w:t>
      </w:r>
      <w:ins w:id="34" w:author="Christine Nussbaum" w:date="2026-02-25T14:04:00Z">
        <w:r w:rsidR="009E5394">
          <w:rPr>
            <w:rFonts w:ascii="Roboto" w:eastAsiaTheme="majorEastAsia" w:hAnsi="Roboto" w:cstheme="majorBidi"/>
            <w:b w:val="0"/>
            <w:lang w:val="en-US"/>
          </w:rPr>
          <w:t>response</w:t>
        </w:r>
      </w:ins>
      <w:del w:id="35" w:author="Christine Nussbaum" w:date="2026-02-25T14:04:00Z">
        <w:r w:rsidR="00616068" w:rsidRPr="009E5394" w:rsidDel="009E5394">
          <w:rPr>
            <w:rFonts w:ascii="Roboto" w:eastAsiaTheme="majorEastAsia" w:hAnsi="Roboto" w:cstheme="majorBidi"/>
            <w:b w:val="0"/>
            <w:lang w:val="en-US"/>
          </w:rPr>
          <w:delText>letter</w:delText>
        </w:r>
      </w:del>
      <w:r w:rsidR="00616068" w:rsidRPr="009E5394">
        <w:rPr>
          <w:rFonts w:ascii="Roboto" w:eastAsiaTheme="majorEastAsia" w:hAnsi="Roboto" w:cstheme="majorBidi"/>
          <w:b w:val="0"/>
          <w:lang w:val="en-US"/>
        </w:rPr>
        <w:t xml:space="preserve"> as a </w:t>
      </w:r>
      <w:r w:rsidRPr="009E5394">
        <w:rPr>
          <w:rFonts w:ascii="Roboto" w:eastAsiaTheme="majorEastAsia" w:hAnsi="Roboto" w:cstheme="majorBidi"/>
          <w:b w:val="0"/>
          <w:lang w:val="en-US"/>
        </w:rPr>
        <w:t xml:space="preserve">piece of clarification to JASA on January 12th, </w:t>
      </w:r>
      <w:r w:rsidR="00632F8C" w:rsidRPr="009E5394">
        <w:rPr>
          <w:rFonts w:ascii="Roboto" w:eastAsiaTheme="majorEastAsia" w:hAnsi="Roboto" w:cstheme="majorBidi"/>
          <w:b w:val="0"/>
          <w:lang w:val="en-US"/>
        </w:rPr>
        <w:t xml:space="preserve">2026, </w:t>
      </w:r>
      <w:r w:rsidRPr="009E5394">
        <w:rPr>
          <w:rFonts w:ascii="Roboto" w:eastAsiaTheme="majorEastAsia" w:hAnsi="Roboto" w:cstheme="majorBidi"/>
          <w:b w:val="0"/>
          <w:lang w:val="en-US"/>
        </w:rPr>
        <w:t xml:space="preserve">our </w:t>
      </w:r>
      <w:del w:id="36" w:author="Christine Nussbaum" w:date="2026-02-25T14:04:00Z">
        <w:r w:rsidRPr="009E5394" w:rsidDel="009E5394">
          <w:rPr>
            <w:rFonts w:ascii="Roboto" w:eastAsiaTheme="majorEastAsia" w:hAnsi="Roboto" w:cstheme="majorBidi"/>
            <w:b w:val="0"/>
            <w:lang w:val="en-US"/>
          </w:rPr>
          <w:delText>letter</w:delText>
        </w:r>
        <w:r w:rsidR="002A78EC" w:rsidRPr="009E5394" w:rsidDel="009E5394">
          <w:rPr>
            <w:rFonts w:ascii="Roboto" w:eastAsiaTheme="majorEastAsia" w:hAnsi="Roboto" w:cstheme="majorBidi"/>
            <w:b w:val="0"/>
            <w:lang w:val="en-US"/>
          </w:rPr>
          <w:delText xml:space="preserve"> </w:delText>
        </w:r>
      </w:del>
      <w:r w:rsidR="002A78EC" w:rsidRPr="009E5394">
        <w:rPr>
          <w:rFonts w:ascii="Roboto" w:eastAsiaTheme="majorEastAsia" w:hAnsi="Roboto" w:cstheme="majorBidi"/>
          <w:b w:val="0"/>
          <w:lang w:val="en-US"/>
        </w:rPr>
        <w:t>submis</w:t>
      </w:r>
      <w:ins w:id="37" w:author="Christine Nussbaum" w:date="2026-02-25T14:04:00Z">
        <w:r w:rsidR="009E5394">
          <w:rPr>
            <w:rFonts w:ascii="Roboto" w:eastAsiaTheme="majorEastAsia" w:hAnsi="Roboto" w:cstheme="majorBidi"/>
            <w:b w:val="0"/>
            <w:lang w:val="en-US"/>
          </w:rPr>
          <w:t>s</w:t>
        </w:r>
      </w:ins>
      <w:r w:rsidR="002A78EC" w:rsidRPr="009E5394">
        <w:rPr>
          <w:rFonts w:ascii="Roboto" w:eastAsiaTheme="majorEastAsia" w:hAnsi="Roboto" w:cstheme="majorBidi"/>
          <w:b w:val="0"/>
          <w:lang w:val="en-US"/>
        </w:rPr>
        <w:t xml:space="preserve">ion – </w:t>
      </w:r>
      <w:r w:rsidRPr="009E5394">
        <w:rPr>
          <w:rFonts w:ascii="Roboto" w:eastAsiaTheme="majorEastAsia" w:hAnsi="Roboto" w:cstheme="majorBidi"/>
          <w:b w:val="0"/>
          <w:lang w:val="en-US"/>
        </w:rPr>
        <w:t xml:space="preserve">a perfectly friendly and evidence-based piece of scientific discussion that </w:t>
      </w:r>
      <w:r w:rsidR="00632F8C" w:rsidRPr="009E5394">
        <w:rPr>
          <w:rFonts w:ascii="Roboto" w:eastAsiaTheme="majorEastAsia" w:hAnsi="Roboto" w:cstheme="majorBidi"/>
          <w:b w:val="0"/>
          <w:lang w:val="en-US"/>
        </w:rPr>
        <w:t>puts</w:t>
      </w:r>
      <w:r w:rsidRPr="009E5394">
        <w:rPr>
          <w:rFonts w:ascii="Roboto" w:eastAsiaTheme="majorEastAsia" w:hAnsi="Roboto" w:cstheme="majorBidi"/>
          <w:b w:val="0"/>
          <w:lang w:val="en-US"/>
        </w:rPr>
        <w:t xml:space="preserve"> some of the key claims in Pinheiro (2025)</w:t>
      </w:r>
      <w:r w:rsidR="002A78EC" w:rsidRPr="009E5394">
        <w:rPr>
          <w:rFonts w:ascii="Roboto" w:eastAsiaTheme="majorEastAsia" w:hAnsi="Roboto" w:cstheme="majorBidi"/>
          <w:b w:val="0"/>
          <w:lang w:val="en-US"/>
        </w:rPr>
        <w:t xml:space="preserve"> </w:t>
      </w:r>
      <w:r w:rsidR="00632F8C" w:rsidRPr="009E5394">
        <w:rPr>
          <w:rFonts w:ascii="Roboto" w:eastAsiaTheme="majorEastAsia" w:hAnsi="Roboto" w:cstheme="majorBidi"/>
          <w:b w:val="0"/>
          <w:lang w:val="en-US"/>
        </w:rPr>
        <w:t xml:space="preserve">to test </w:t>
      </w:r>
      <w:r w:rsidR="002A78EC" w:rsidRPr="009E5394">
        <w:rPr>
          <w:rFonts w:ascii="Roboto" w:eastAsiaTheme="majorEastAsia" w:hAnsi="Roboto" w:cstheme="majorBidi"/>
          <w:b w:val="0"/>
          <w:lang w:val="en-US"/>
        </w:rPr>
        <w:t>–</w:t>
      </w:r>
      <w:r w:rsidR="00616068" w:rsidRPr="009E5394">
        <w:rPr>
          <w:rFonts w:ascii="Roboto" w:eastAsiaTheme="majorEastAsia" w:hAnsi="Roboto" w:cstheme="majorBidi"/>
          <w:b w:val="0"/>
          <w:lang w:val="en-US"/>
        </w:rPr>
        <w:t xml:space="preserve"> </w:t>
      </w:r>
      <w:r w:rsidRPr="009E5394">
        <w:rPr>
          <w:rFonts w:ascii="Roboto" w:eastAsiaTheme="majorEastAsia" w:hAnsi="Roboto" w:cstheme="majorBidi"/>
          <w:b w:val="0"/>
          <w:lang w:val="en-US"/>
        </w:rPr>
        <w:t xml:space="preserve">was returned </w:t>
      </w:r>
      <w:r w:rsidR="00616068" w:rsidRPr="009E5394">
        <w:rPr>
          <w:rFonts w:ascii="Roboto" w:eastAsiaTheme="majorEastAsia" w:hAnsi="Roboto" w:cstheme="majorBidi"/>
          <w:b w:val="0"/>
          <w:lang w:val="en-US"/>
        </w:rPr>
        <w:t>to</w:t>
      </w:r>
      <w:r w:rsidR="002A78EC" w:rsidRPr="009E5394">
        <w:rPr>
          <w:rFonts w:ascii="Roboto" w:eastAsiaTheme="majorEastAsia" w:hAnsi="Roboto" w:cstheme="majorBidi"/>
          <w:b w:val="0"/>
          <w:lang w:val="en-US"/>
        </w:rPr>
        <w:t xml:space="preserve"> </w:t>
      </w:r>
      <w:r w:rsidR="00616068" w:rsidRPr="009E5394">
        <w:rPr>
          <w:rFonts w:ascii="Roboto" w:eastAsiaTheme="majorEastAsia" w:hAnsi="Roboto" w:cstheme="majorBidi"/>
          <w:b w:val="0"/>
          <w:lang w:val="en-US"/>
        </w:rPr>
        <w:t xml:space="preserve">the corresponding author (Dr. C. Nussbaum) </w:t>
      </w:r>
      <w:r w:rsidRPr="009E5394">
        <w:rPr>
          <w:rFonts w:ascii="Roboto" w:eastAsiaTheme="majorEastAsia" w:hAnsi="Roboto" w:cstheme="majorBidi"/>
          <w:b w:val="0"/>
          <w:lang w:val="en-US"/>
        </w:rPr>
        <w:t xml:space="preserve">no less than </w:t>
      </w:r>
      <w:r w:rsidR="00632F8C" w:rsidRPr="009E5394">
        <w:rPr>
          <w:rFonts w:ascii="Roboto" w:eastAsiaTheme="majorEastAsia" w:hAnsi="Roboto" w:cstheme="majorBidi"/>
          <w:b w:val="0"/>
          <w:lang w:val="en-US"/>
        </w:rPr>
        <w:t>three</w:t>
      </w:r>
      <w:r w:rsidRPr="009E5394">
        <w:rPr>
          <w:rFonts w:ascii="Roboto" w:eastAsiaTheme="majorEastAsia" w:hAnsi="Roboto" w:cstheme="majorBidi"/>
          <w:b w:val="0"/>
          <w:lang w:val="en-US"/>
        </w:rPr>
        <w:t xml:space="preserve"> times</w:t>
      </w:r>
      <w:r w:rsidR="00632F8C" w:rsidRPr="009E5394">
        <w:rPr>
          <w:rFonts w:ascii="Roboto" w:eastAsiaTheme="majorEastAsia" w:hAnsi="Roboto" w:cstheme="majorBidi"/>
          <w:b w:val="0"/>
          <w:lang w:val="en-US"/>
        </w:rPr>
        <w:t xml:space="preserve"> – </w:t>
      </w:r>
      <w:r w:rsidRPr="009E5394">
        <w:rPr>
          <w:rFonts w:ascii="Roboto" w:eastAsiaTheme="majorEastAsia" w:hAnsi="Roboto" w:cstheme="majorBidi"/>
          <w:b w:val="0"/>
          <w:lang w:val="en-US"/>
        </w:rPr>
        <w:t xml:space="preserve">each time </w:t>
      </w:r>
      <w:r w:rsidR="00632F8C" w:rsidRPr="009E5394">
        <w:rPr>
          <w:rFonts w:ascii="Roboto" w:eastAsiaTheme="majorEastAsia" w:hAnsi="Roboto" w:cstheme="majorBidi"/>
          <w:b w:val="0"/>
          <w:lang w:val="en-US"/>
        </w:rPr>
        <w:t xml:space="preserve">without any evaluation of content, but simply </w:t>
      </w:r>
      <w:r w:rsidRPr="009E5394">
        <w:rPr>
          <w:rFonts w:ascii="Roboto" w:eastAsiaTheme="majorEastAsia" w:hAnsi="Roboto" w:cstheme="majorBidi"/>
          <w:b w:val="0"/>
          <w:lang w:val="en-US"/>
        </w:rPr>
        <w:t xml:space="preserve">with </w:t>
      </w:r>
      <w:commentRangeStart w:id="38"/>
      <w:del w:id="39" w:author="Christine Nussbaum" w:date="2026-02-25T14:18:00Z">
        <w:r w:rsidRPr="009E5394" w:rsidDel="002F67D7">
          <w:rPr>
            <w:rFonts w:ascii="Roboto" w:eastAsiaTheme="majorEastAsia" w:hAnsi="Roboto" w:cstheme="majorBidi"/>
            <w:b w:val="0"/>
            <w:lang w:val="en-US"/>
          </w:rPr>
          <w:delText xml:space="preserve">very minor </w:delText>
        </w:r>
      </w:del>
      <w:commentRangeEnd w:id="38"/>
      <w:r w:rsidR="002F67D7">
        <w:rPr>
          <w:rStyle w:val="Kommentarzeichen"/>
        </w:rPr>
        <w:commentReference w:id="38"/>
      </w:r>
      <w:r w:rsidRPr="009E5394">
        <w:rPr>
          <w:rFonts w:ascii="Roboto" w:eastAsiaTheme="majorEastAsia" w:hAnsi="Roboto" w:cstheme="majorBidi"/>
          <w:b w:val="0"/>
          <w:lang w:val="en-US"/>
        </w:rPr>
        <w:t xml:space="preserve">requests </w:t>
      </w:r>
      <w:r w:rsidR="00616068" w:rsidRPr="009E5394">
        <w:rPr>
          <w:rFonts w:ascii="Roboto" w:eastAsiaTheme="majorEastAsia" w:hAnsi="Roboto" w:cstheme="majorBidi"/>
          <w:b w:val="0"/>
          <w:lang w:val="en-US"/>
        </w:rPr>
        <w:t>for re-formatting</w:t>
      </w:r>
      <w:ins w:id="40" w:author="Christine Nussbaum" w:date="2026-02-25T14:05:00Z">
        <w:r w:rsidR="009E5394">
          <w:rPr>
            <w:rFonts w:ascii="Roboto" w:eastAsiaTheme="majorEastAsia" w:hAnsi="Roboto" w:cstheme="majorBidi"/>
            <w:b w:val="0"/>
            <w:lang w:val="en-US"/>
          </w:rPr>
          <w:t>. The</w:t>
        </w:r>
      </w:ins>
      <w:del w:id="41" w:author="Christine Nussbaum" w:date="2026-02-25T14:05:00Z">
        <w:r w:rsidR="00616068" w:rsidRPr="009E5394" w:rsidDel="009E5394">
          <w:rPr>
            <w:rFonts w:ascii="Roboto" w:eastAsiaTheme="majorEastAsia" w:hAnsi="Roboto" w:cstheme="majorBidi"/>
            <w:b w:val="0"/>
            <w:lang w:val="en-US"/>
          </w:rPr>
          <w:delText>,</w:delText>
        </w:r>
      </w:del>
      <w:r w:rsidR="00616068" w:rsidRPr="009E5394">
        <w:rPr>
          <w:rFonts w:ascii="Roboto" w:eastAsiaTheme="majorEastAsia" w:hAnsi="Roboto" w:cstheme="majorBidi"/>
          <w:b w:val="0"/>
          <w:lang w:val="en-US"/>
        </w:rPr>
        <w:t xml:space="preserve"> requests</w:t>
      </w:r>
      <w:ins w:id="42" w:author="Christine Nussbaum" w:date="2026-02-25T14:05:00Z">
        <w:r w:rsidR="009E5394">
          <w:rPr>
            <w:rFonts w:ascii="Roboto" w:eastAsiaTheme="majorEastAsia" w:hAnsi="Roboto" w:cstheme="majorBidi"/>
            <w:b w:val="0"/>
            <w:lang w:val="en-US"/>
          </w:rPr>
          <w:t xml:space="preserve"> </w:t>
        </w:r>
      </w:ins>
      <w:ins w:id="43" w:author="Christine Nussbaum" w:date="2026-02-25T14:06:00Z">
        <w:r w:rsidR="009E5394">
          <w:rPr>
            <w:rFonts w:ascii="Roboto" w:eastAsiaTheme="majorEastAsia" w:hAnsi="Roboto" w:cstheme="majorBidi"/>
            <w:b w:val="0"/>
            <w:lang w:val="en-US"/>
          </w:rPr>
          <w:t>include</w:t>
        </w:r>
      </w:ins>
      <w:del w:id="44" w:author="Christine Nussbaum" w:date="2026-02-25T14:05:00Z">
        <w:r w:rsidR="00616068" w:rsidRPr="009E5394" w:rsidDel="009E5394">
          <w:rPr>
            <w:rFonts w:ascii="Roboto" w:eastAsiaTheme="majorEastAsia" w:hAnsi="Roboto" w:cstheme="majorBidi"/>
            <w:b w:val="0"/>
            <w:lang w:val="en-US"/>
          </w:rPr>
          <w:delText xml:space="preserve"> for</w:delText>
        </w:r>
      </w:del>
      <w:r w:rsidR="00616068" w:rsidRPr="009E5394">
        <w:rPr>
          <w:rFonts w:ascii="Roboto" w:eastAsiaTheme="majorEastAsia" w:hAnsi="Roboto" w:cstheme="majorBidi"/>
          <w:b w:val="0"/>
          <w:lang w:val="en-US"/>
        </w:rPr>
        <w:t xml:space="preserve"> changing the title</w:t>
      </w:r>
      <w:ins w:id="45" w:author="Christine Nussbaum" w:date="2026-02-25T14:05:00Z">
        <w:r w:rsidR="009E5394">
          <w:rPr>
            <w:rFonts w:ascii="Roboto" w:eastAsiaTheme="majorEastAsia" w:hAnsi="Roboto" w:cstheme="majorBidi"/>
            <w:b w:val="0"/>
            <w:lang w:val="en-US"/>
          </w:rPr>
          <w:t xml:space="preserve"> to a standard format</w:t>
        </w:r>
      </w:ins>
      <w:r w:rsidR="00616068" w:rsidRPr="009E5394">
        <w:rPr>
          <w:rFonts w:ascii="Roboto" w:eastAsiaTheme="majorEastAsia" w:hAnsi="Roboto" w:cstheme="majorBidi"/>
          <w:b w:val="0"/>
          <w:lang w:val="en-US"/>
        </w:rPr>
        <w:t>,</w:t>
      </w:r>
      <w:ins w:id="46" w:author="Christine Nussbaum" w:date="2026-02-25T14:05:00Z">
        <w:r w:rsidR="009E5394">
          <w:rPr>
            <w:rFonts w:ascii="Roboto" w:eastAsiaTheme="majorEastAsia" w:hAnsi="Roboto" w:cstheme="majorBidi"/>
            <w:b w:val="0"/>
            <w:lang w:val="en-US"/>
          </w:rPr>
          <w:t xml:space="preserve"> which w</w:t>
        </w:r>
      </w:ins>
      <w:ins w:id="47" w:author="Christine Nussbaum" w:date="2026-02-25T14:06:00Z">
        <w:r w:rsidR="009E5394">
          <w:rPr>
            <w:rFonts w:ascii="Roboto" w:eastAsiaTheme="majorEastAsia" w:hAnsi="Roboto" w:cstheme="majorBidi"/>
            <w:b w:val="0"/>
            <w:lang w:val="en-US"/>
          </w:rPr>
          <w:t xml:space="preserve">ould substantially limit </w:t>
        </w:r>
      </w:ins>
      <w:ins w:id="48" w:author="Christine Nussbaum" w:date="2026-02-25T14:07:00Z">
        <w:r w:rsidR="004609DA">
          <w:rPr>
            <w:rFonts w:ascii="Roboto" w:eastAsiaTheme="majorEastAsia" w:hAnsi="Roboto" w:cstheme="majorBidi"/>
            <w:b w:val="0"/>
            <w:lang w:val="en-US"/>
          </w:rPr>
          <w:t>its information value. Further</w:t>
        </w:r>
      </w:ins>
      <w:ins w:id="49" w:author="Christine Nussbaum" w:date="2026-02-25T14:08:00Z">
        <w:r w:rsidR="004609DA">
          <w:rPr>
            <w:rFonts w:ascii="Roboto" w:eastAsiaTheme="majorEastAsia" w:hAnsi="Roboto" w:cstheme="majorBidi"/>
            <w:b w:val="0"/>
            <w:lang w:val="en-US"/>
          </w:rPr>
          <w:t>,</w:t>
        </w:r>
      </w:ins>
      <w:ins w:id="50" w:author="Christine Nussbaum" w:date="2026-02-25T14:06:00Z">
        <w:r w:rsidR="009E5394">
          <w:rPr>
            <w:rFonts w:ascii="Roboto" w:eastAsiaTheme="majorEastAsia" w:hAnsi="Roboto" w:cstheme="majorBidi"/>
            <w:b w:val="0"/>
            <w:lang w:val="en-US"/>
          </w:rPr>
          <w:t xml:space="preserve"> </w:t>
        </w:r>
      </w:ins>
      <w:ins w:id="51" w:author="Christine Nussbaum" w:date="2026-02-25T14:08:00Z">
        <w:r w:rsidR="004609DA">
          <w:rPr>
            <w:rFonts w:ascii="Roboto" w:eastAsiaTheme="majorEastAsia" w:hAnsi="Roboto" w:cstheme="majorBidi"/>
            <w:b w:val="0"/>
            <w:lang w:val="en-US"/>
          </w:rPr>
          <w:t xml:space="preserve">we were asked to </w:t>
        </w:r>
      </w:ins>
      <w:del w:id="52" w:author="Christine Nussbaum" w:date="2026-02-25T14:08:00Z">
        <w:r w:rsidR="00616068" w:rsidRPr="009E5394" w:rsidDel="004609DA">
          <w:rPr>
            <w:rFonts w:ascii="Roboto" w:eastAsiaTheme="majorEastAsia" w:hAnsi="Roboto" w:cstheme="majorBidi"/>
            <w:b w:val="0"/>
            <w:lang w:val="en-US"/>
          </w:rPr>
          <w:delText xml:space="preserve"> and requests for </w:delText>
        </w:r>
      </w:del>
      <w:r w:rsidR="00616068" w:rsidRPr="009E5394">
        <w:rPr>
          <w:rFonts w:ascii="Roboto" w:eastAsiaTheme="majorEastAsia" w:hAnsi="Roboto" w:cstheme="majorBidi"/>
          <w:b w:val="0"/>
          <w:lang w:val="en-US"/>
        </w:rPr>
        <w:t>submit</w:t>
      </w:r>
      <w:del w:id="53" w:author="Christine Nussbaum" w:date="2026-02-25T14:08:00Z">
        <w:r w:rsidR="00616068" w:rsidRPr="009E5394" w:rsidDel="004609DA">
          <w:rPr>
            <w:rFonts w:ascii="Roboto" w:eastAsiaTheme="majorEastAsia" w:hAnsi="Roboto" w:cstheme="majorBidi"/>
            <w:b w:val="0"/>
            <w:lang w:val="en-US"/>
          </w:rPr>
          <w:delText>ting</w:delText>
        </w:r>
      </w:del>
      <w:r w:rsidR="00616068" w:rsidRPr="009E5394">
        <w:rPr>
          <w:rFonts w:ascii="Roboto" w:eastAsiaTheme="majorEastAsia" w:hAnsi="Roboto" w:cstheme="majorBidi"/>
          <w:b w:val="0"/>
          <w:lang w:val="en-US"/>
        </w:rPr>
        <w:t xml:space="preserve"> the paper under a different category</w:t>
      </w:r>
      <w:del w:id="54" w:author="Christine Nussbaum" w:date="2026-02-25T14:19:00Z">
        <w:r w:rsidR="00616068" w:rsidRPr="009E5394" w:rsidDel="002F67D7">
          <w:rPr>
            <w:rFonts w:ascii="Roboto" w:eastAsiaTheme="majorEastAsia" w:hAnsi="Roboto" w:cstheme="majorBidi"/>
            <w:b w:val="0"/>
            <w:lang w:val="en-US"/>
          </w:rPr>
          <w:delText xml:space="preserve"> of submission</w:delText>
        </w:r>
      </w:del>
      <w:ins w:id="55" w:author="Christine Nussbaum" w:date="2026-02-25T14:08:00Z">
        <w:r w:rsidR="004609DA">
          <w:rPr>
            <w:rFonts w:ascii="Roboto" w:eastAsiaTheme="majorEastAsia" w:hAnsi="Roboto" w:cstheme="majorBidi"/>
            <w:b w:val="0"/>
            <w:lang w:val="en-US"/>
          </w:rPr>
          <w:t>, namely the abovementioned “</w:t>
        </w:r>
      </w:ins>
      <w:ins w:id="56" w:author="Christine Nussbaum" w:date="2026-02-25T14:09:00Z">
        <w:r w:rsidR="004609DA" w:rsidRPr="009E5394">
          <w:rPr>
            <w:rFonts w:ascii="Roboto" w:eastAsiaTheme="majorEastAsia" w:hAnsi="Roboto" w:cstheme="majorBidi"/>
            <w:b w:val="0"/>
            <w:lang w:val="en-US"/>
          </w:rPr>
          <w:t>Letters to the Editor: Comments/Responses</w:t>
        </w:r>
      </w:ins>
      <w:ins w:id="57" w:author="Christine Nussbaum" w:date="2026-02-25T14:08:00Z">
        <w:r w:rsidR="004609DA">
          <w:rPr>
            <w:rFonts w:ascii="Roboto" w:eastAsiaTheme="majorEastAsia" w:hAnsi="Roboto" w:cstheme="majorBidi"/>
            <w:b w:val="0"/>
            <w:lang w:val="en-US"/>
          </w:rPr>
          <w:t>”</w:t>
        </w:r>
      </w:ins>
      <w:ins w:id="58" w:author="Christine Nussbaum" w:date="2026-02-25T14:09:00Z">
        <w:r w:rsidR="004609DA">
          <w:rPr>
            <w:rFonts w:ascii="Roboto" w:eastAsiaTheme="majorEastAsia" w:hAnsi="Roboto" w:cstheme="majorBidi"/>
            <w:b w:val="0"/>
            <w:lang w:val="en-US"/>
          </w:rPr>
          <w:t>, which would give Ana Pinheiro the opportunity to respond to our letter again, while we were never invited to respond to hers in the first place</w:t>
        </w:r>
      </w:ins>
      <w:r w:rsidR="00616068" w:rsidRPr="009E5394">
        <w:rPr>
          <w:rFonts w:ascii="Roboto" w:eastAsiaTheme="majorEastAsia" w:hAnsi="Roboto" w:cstheme="majorBidi"/>
          <w:b w:val="0"/>
          <w:lang w:val="en-US"/>
        </w:rPr>
        <w:t xml:space="preserve">. </w:t>
      </w:r>
      <w:r w:rsidR="002A78EC" w:rsidRPr="009E5394">
        <w:rPr>
          <w:rFonts w:ascii="Roboto" w:eastAsiaTheme="majorEastAsia" w:hAnsi="Roboto" w:cstheme="majorBidi"/>
          <w:b w:val="0"/>
          <w:lang w:val="en-US"/>
        </w:rPr>
        <w:t xml:space="preserve">We have </w:t>
      </w:r>
      <w:proofErr w:type="spellStart"/>
      <w:r w:rsidR="002A78EC" w:rsidRPr="009E5394">
        <w:rPr>
          <w:rFonts w:ascii="Roboto" w:eastAsiaTheme="majorEastAsia" w:hAnsi="Roboto" w:cstheme="majorBidi"/>
          <w:b w:val="0"/>
          <w:lang w:val="en-US"/>
        </w:rPr>
        <w:t>dutily</w:t>
      </w:r>
      <w:proofErr w:type="spellEnd"/>
      <w:r w:rsidR="002A78EC" w:rsidRPr="009E5394">
        <w:rPr>
          <w:rFonts w:ascii="Roboto" w:eastAsiaTheme="majorEastAsia" w:hAnsi="Roboto" w:cstheme="majorBidi"/>
          <w:b w:val="0"/>
          <w:lang w:val="en-US"/>
        </w:rPr>
        <w:t xml:space="preserve"> resubmitted </w:t>
      </w:r>
      <w:r w:rsidR="00632F8C" w:rsidRPr="009E5394">
        <w:rPr>
          <w:rFonts w:ascii="Roboto" w:eastAsiaTheme="majorEastAsia" w:hAnsi="Roboto" w:cstheme="majorBidi"/>
          <w:b w:val="0"/>
          <w:lang w:val="en-US"/>
        </w:rPr>
        <w:t xml:space="preserve">twice. However, we confess that since the paper has been returned a third time on Wednesday February 18th, </w:t>
      </w:r>
      <w:r w:rsidR="002A78EC" w:rsidRPr="009E5394">
        <w:rPr>
          <w:rFonts w:ascii="Roboto" w:eastAsiaTheme="majorEastAsia" w:hAnsi="Roboto" w:cstheme="majorBidi"/>
          <w:b w:val="0"/>
          <w:lang w:val="en-US"/>
        </w:rPr>
        <w:t xml:space="preserve">we </w:t>
      </w:r>
      <w:r w:rsidR="00632F8C" w:rsidRPr="009E5394">
        <w:rPr>
          <w:rFonts w:ascii="Roboto" w:eastAsiaTheme="majorEastAsia" w:hAnsi="Roboto" w:cstheme="majorBidi"/>
          <w:b w:val="0"/>
          <w:lang w:val="en-US"/>
        </w:rPr>
        <w:t>were beginning to become</w:t>
      </w:r>
      <w:r w:rsidR="002A78EC" w:rsidRPr="009E5394">
        <w:rPr>
          <w:rFonts w:ascii="Roboto" w:eastAsiaTheme="majorEastAsia" w:hAnsi="Roboto" w:cstheme="majorBidi"/>
          <w:b w:val="0"/>
          <w:lang w:val="en-US"/>
        </w:rPr>
        <w:t xml:space="preserve"> seriously concerned about potential bias </w:t>
      </w:r>
      <w:r w:rsidR="00632F8C" w:rsidRPr="009E5394">
        <w:rPr>
          <w:rFonts w:ascii="Roboto" w:eastAsiaTheme="majorEastAsia" w:hAnsi="Roboto" w:cstheme="majorBidi"/>
          <w:b w:val="0"/>
          <w:lang w:val="en-US"/>
        </w:rPr>
        <w:t>in the treatment of our submission</w:t>
      </w:r>
      <w:r w:rsidR="002A78EC" w:rsidRPr="009E5394">
        <w:rPr>
          <w:rFonts w:ascii="Roboto" w:eastAsiaTheme="majorEastAsia" w:hAnsi="Roboto" w:cstheme="majorBidi"/>
          <w:b w:val="0"/>
          <w:lang w:val="en-US"/>
        </w:rPr>
        <w:t xml:space="preserve">, and </w:t>
      </w:r>
      <w:r w:rsidR="00632F8C" w:rsidRPr="009E5394">
        <w:rPr>
          <w:rFonts w:ascii="Roboto" w:eastAsiaTheme="majorEastAsia" w:hAnsi="Roboto" w:cstheme="majorBidi"/>
          <w:b w:val="0"/>
          <w:lang w:val="en-US"/>
        </w:rPr>
        <w:t xml:space="preserve">about </w:t>
      </w:r>
      <w:r w:rsidR="002A78EC" w:rsidRPr="009E5394">
        <w:rPr>
          <w:rFonts w:ascii="Roboto" w:eastAsiaTheme="majorEastAsia" w:hAnsi="Roboto" w:cstheme="majorBidi"/>
          <w:b w:val="0"/>
          <w:lang w:val="en-US"/>
        </w:rPr>
        <w:t xml:space="preserve">whether </w:t>
      </w:r>
      <w:r w:rsidR="00632F8C" w:rsidRPr="009E5394">
        <w:rPr>
          <w:rFonts w:ascii="Roboto" w:eastAsiaTheme="majorEastAsia" w:hAnsi="Roboto" w:cstheme="majorBidi"/>
          <w:b w:val="0"/>
          <w:lang w:val="en-US"/>
        </w:rPr>
        <w:t xml:space="preserve">or not </w:t>
      </w:r>
      <w:r w:rsidR="002A78EC" w:rsidRPr="009E5394">
        <w:rPr>
          <w:rFonts w:ascii="Roboto" w:eastAsiaTheme="majorEastAsia" w:hAnsi="Roboto" w:cstheme="majorBidi"/>
          <w:b w:val="0"/>
          <w:i/>
          <w:iCs/>
          <w:lang w:val="en-US"/>
        </w:rPr>
        <w:t>JASA</w:t>
      </w:r>
      <w:r w:rsidR="002A78EC" w:rsidRPr="009E5394">
        <w:rPr>
          <w:rFonts w:ascii="Roboto" w:eastAsiaTheme="majorEastAsia" w:hAnsi="Roboto" w:cstheme="majorBidi"/>
          <w:b w:val="0"/>
          <w:lang w:val="en-US"/>
        </w:rPr>
        <w:t xml:space="preserve"> is actually </w:t>
      </w:r>
      <w:r w:rsidR="00632F8C" w:rsidRPr="009E5394">
        <w:rPr>
          <w:rFonts w:ascii="Roboto" w:eastAsiaTheme="majorEastAsia" w:hAnsi="Roboto" w:cstheme="majorBidi"/>
          <w:b w:val="0"/>
          <w:lang w:val="en-US"/>
        </w:rPr>
        <w:t>open and willing to have this scientific discussion under its remit. While we trust you understand how this perception of the situation has arisen among us as authors, we would prefer</w:t>
      </w:r>
      <w:del w:id="59" w:author="Christine Nussbaum" w:date="2026-02-25T14:09:00Z">
        <w:r w:rsidR="00632F8C" w:rsidRPr="009E5394" w:rsidDel="004609DA">
          <w:rPr>
            <w:rFonts w:ascii="Roboto" w:eastAsiaTheme="majorEastAsia" w:hAnsi="Roboto" w:cstheme="majorBidi"/>
            <w:b w:val="0"/>
            <w:lang w:val="en-US"/>
          </w:rPr>
          <w:delText>e</w:delText>
        </w:r>
      </w:del>
      <w:r w:rsidR="00632F8C" w:rsidRPr="009E5394">
        <w:rPr>
          <w:rFonts w:ascii="Roboto" w:eastAsiaTheme="majorEastAsia" w:hAnsi="Roboto" w:cstheme="majorBidi"/>
          <w:b w:val="0"/>
          <w:lang w:val="en-US"/>
        </w:rPr>
        <w:t xml:space="preserve"> to assume that it is simply based on a misunderstanding that can and should be rectified in the interest of scientific discussion, while avoiding undue damage to any party involved.</w:t>
      </w:r>
      <w:bookmarkStart w:id="60" w:name="_GoBack"/>
      <w:bookmarkEnd w:id="60"/>
    </w:p>
    <w:p w14:paraId="05BF4002" w14:textId="1C3451BF" w:rsidR="00632F8C" w:rsidRPr="009E5394" w:rsidRDefault="00632F8C" w:rsidP="00CC52F6">
      <w:pPr>
        <w:rPr>
          <w:rFonts w:ascii="Roboto" w:eastAsiaTheme="majorEastAsia" w:hAnsi="Roboto" w:cstheme="majorBidi"/>
          <w:b w:val="0"/>
          <w:lang w:val="en-US"/>
        </w:rPr>
      </w:pPr>
      <w:r w:rsidRPr="009E5394">
        <w:rPr>
          <w:rFonts w:ascii="Roboto" w:eastAsiaTheme="majorEastAsia" w:hAnsi="Roboto" w:cstheme="majorBidi"/>
          <w:b w:val="0"/>
          <w:lang w:val="en-US"/>
        </w:rPr>
        <w:t>We hereby write in the wish to clarify this issue with you. We would much regret if a situation arose in which JASA would have published an isolated letter</w:t>
      </w:r>
      <w:ins w:id="61" w:author="Christine Nussbaum" w:date="2026-02-25T14:10:00Z">
        <w:r w:rsidR="004609DA">
          <w:rPr>
            <w:rFonts w:ascii="Roboto" w:eastAsiaTheme="majorEastAsia" w:hAnsi="Roboto" w:cstheme="majorBidi"/>
            <w:b w:val="0"/>
            <w:lang w:val="en-US"/>
          </w:rPr>
          <w:t xml:space="preserve"> (Pinheiro, 2025)</w:t>
        </w:r>
      </w:ins>
      <w:r w:rsidRPr="009E5394">
        <w:rPr>
          <w:rFonts w:ascii="Roboto" w:eastAsiaTheme="majorEastAsia" w:hAnsi="Roboto" w:cstheme="majorBidi"/>
          <w:b w:val="0"/>
          <w:lang w:val="en-US"/>
        </w:rPr>
        <w:t>, and one which arguably may not be perceived to be based on careful reading of the criticized target article by the scientific community</w:t>
      </w:r>
      <w:ins w:id="62" w:author="Christine Nussbaum" w:date="2026-02-25T14:11:00Z">
        <w:r w:rsidR="004609DA">
          <w:rPr>
            <w:rFonts w:ascii="Roboto" w:eastAsiaTheme="majorEastAsia" w:hAnsi="Roboto" w:cstheme="majorBidi"/>
            <w:b w:val="0"/>
            <w:lang w:val="en-US"/>
          </w:rPr>
          <w:t xml:space="preserve">. </w:t>
        </w:r>
        <w:commentRangeStart w:id="63"/>
        <w:r w:rsidR="004609DA">
          <w:rPr>
            <w:rFonts w:ascii="Roboto" w:eastAsiaTheme="majorEastAsia" w:hAnsi="Roboto" w:cstheme="majorBidi"/>
            <w:b w:val="0"/>
            <w:lang w:val="en-US"/>
          </w:rPr>
          <w:t>Further</w:t>
        </w:r>
        <w:commentRangeEnd w:id="63"/>
        <w:r w:rsidR="004609DA">
          <w:rPr>
            <w:rStyle w:val="Kommentarzeichen"/>
          </w:rPr>
          <w:commentReference w:id="63"/>
        </w:r>
        <w:r w:rsidR="004609DA">
          <w:rPr>
            <w:rFonts w:ascii="Roboto" w:eastAsiaTheme="majorEastAsia" w:hAnsi="Roboto" w:cstheme="majorBidi"/>
            <w:b w:val="0"/>
            <w:lang w:val="en-US"/>
          </w:rPr>
          <w:t>, we would regret</w:t>
        </w:r>
      </w:ins>
      <w:del w:id="64" w:author="Christine Nussbaum" w:date="2026-02-25T14:11:00Z">
        <w:r w:rsidRPr="009E5394" w:rsidDel="004609DA">
          <w:rPr>
            <w:rFonts w:ascii="Roboto" w:eastAsiaTheme="majorEastAsia" w:hAnsi="Roboto" w:cstheme="majorBidi"/>
            <w:b w:val="0"/>
            <w:lang w:val="en-US"/>
          </w:rPr>
          <w:delText>,</w:delText>
        </w:r>
      </w:del>
      <w:r w:rsidRPr="009E5394">
        <w:rPr>
          <w:rFonts w:ascii="Roboto" w:eastAsiaTheme="majorEastAsia" w:hAnsi="Roboto" w:cstheme="majorBidi"/>
          <w:b w:val="0"/>
          <w:lang w:val="en-US"/>
        </w:rPr>
        <w:t xml:space="preserve"> when either the relevant scientific discussion would need to take place elsewhere or when we would be forced to remove the title of our letter (see above) and frame our contribution as if it were a </w:t>
      </w:r>
      <w:del w:id="65" w:author="Christine Nussbaum" w:date="2026-02-25T14:12:00Z">
        <w:r w:rsidRPr="009E5394" w:rsidDel="004609DA">
          <w:rPr>
            <w:rFonts w:ascii="Roboto" w:eastAsiaTheme="majorEastAsia" w:hAnsi="Roboto" w:cstheme="majorBidi"/>
            <w:b w:val="0"/>
            <w:lang w:val="en-US"/>
          </w:rPr>
          <w:delText xml:space="preserve">reply </w:delText>
        </w:r>
      </w:del>
      <w:ins w:id="66" w:author="Christine Nussbaum" w:date="2026-02-25T14:12:00Z">
        <w:r w:rsidR="004609DA">
          <w:rPr>
            <w:rFonts w:ascii="Roboto" w:eastAsiaTheme="majorEastAsia" w:hAnsi="Roboto" w:cstheme="majorBidi"/>
            <w:b w:val="0"/>
            <w:lang w:val="en-US"/>
          </w:rPr>
          <w:t>comment</w:t>
        </w:r>
        <w:r w:rsidR="004609DA" w:rsidRPr="009E5394">
          <w:rPr>
            <w:rFonts w:ascii="Roboto" w:eastAsiaTheme="majorEastAsia" w:hAnsi="Roboto" w:cstheme="majorBidi"/>
            <w:b w:val="0"/>
            <w:lang w:val="en-US"/>
          </w:rPr>
          <w:t xml:space="preserve"> </w:t>
        </w:r>
      </w:ins>
      <w:r w:rsidRPr="009E5394">
        <w:rPr>
          <w:rFonts w:ascii="Roboto" w:eastAsiaTheme="majorEastAsia" w:hAnsi="Roboto" w:cstheme="majorBidi"/>
          <w:b w:val="0"/>
          <w:lang w:val="en-US"/>
        </w:rPr>
        <w:t xml:space="preserve">to another author´s target letter (when in fact it is a response to another author´s comment on our target article). </w:t>
      </w:r>
    </w:p>
    <w:p w14:paraId="2F7C4733" w14:textId="4E8A9321" w:rsidR="00632F8C" w:rsidRPr="009E5394" w:rsidRDefault="00632F8C" w:rsidP="00632F8C">
      <w:pPr>
        <w:rPr>
          <w:rFonts w:ascii="Roboto" w:eastAsiaTheme="majorEastAsia" w:hAnsi="Roboto" w:cstheme="majorBidi"/>
          <w:b w:val="0"/>
          <w:lang w:val="en-US"/>
        </w:rPr>
      </w:pPr>
      <w:r w:rsidRPr="009E5394">
        <w:rPr>
          <w:rFonts w:ascii="Roboto" w:eastAsiaTheme="majorEastAsia" w:hAnsi="Roboto" w:cstheme="majorBidi"/>
          <w:b w:val="0"/>
          <w:lang w:val="en-US"/>
        </w:rPr>
        <w:t>We obviously hope you can support in resolv</w:t>
      </w:r>
      <w:ins w:id="67" w:author="Christine Nussbaum" w:date="2026-02-25T14:12:00Z">
        <w:r w:rsidR="004609DA">
          <w:rPr>
            <w:rFonts w:ascii="Roboto" w:eastAsiaTheme="majorEastAsia" w:hAnsi="Roboto" w:cstheme="majorBidi"/>
            <w:b w:val="0"/>
            <w:lang w:val="en-US"/>
          </w:rPr>
          <w:t>ing</w:t>
        </w:r>
      </w:ins>
      <w:del w:id="68" w:author="Christine Nussbaum" w:date="2026-02-25T14:12:00Z">
        <w:r w:rsidRPr="009E5394" w:rsidDel="004609DA">
          <w:rPr>
            <w:rFonts w:ascii="Roboto" w:eastAsiaTheme="majorEastAsia" w:hAnsi="Roboto" w:cstheme="majorBidi"/>
            <w:b w:val="0"/>
            <w:lang w:val="en-US"/>
          </w:rPr>
          <w:delText>e</w:delText>
        </w:r>
      </w:del>
      <w:r w:rsidRPr="009E5394">
        <w:rPr>
          <w:rFonts w:ascii="Roboto" w:eastAsiaTheme="majorEastAsia" w:hAnsi="Roboto" w:cstheme="majorBidi"/>
          <w:b w:val="0"/>
          <w:lang w:val="en-US"/>
        </w:rPr>
        <w:t xml:space="preserve"> this potential conflict. At the same time, you will understand that we are under time pressure to get our letter published as a response. Thus, while we do not yet request that you treat this present letter as a formal complaint, we would ask that you respond to this letter of concern within two weeks (i.e., until </w:t>
      </w:r>
      <w:ins w:id="69" w:author="Christine Nussbaum" w:date="2026-02-25T14:13:00Z">
        <w:r w:rsidR="004609DA">
          <w:rPr>
            <w:rFonts w:ascii="Roboto" w:eastAsiaTheme="majorEastAsia" w:hAnsi="Roboto" w:cstheme="majorBidi"/>
            <w:b w:val="0"/>
            <w:lang w:val="en-US"/>
          </w:rPr>
          <w:t>11</w:t>
        </w:r>
      </w:ins>
      <w:del w:id="70" w:author="Christine Nussbaum" w:date="2026-02-25T14:13:00Z">
        <w:r w:rsidRPr="009E5394" w:rsidDel="004609DA">
          <w:rPr>
            <w:rFonts w:ascii="Roboto" w:eastAsiaTheme="majorEastAsia" w:hAnsi="Roboto" w:cstheme="majorBidi"/>
            <w:b w:val="0"/>
            <w:lang w:val="en-US"/>
          </w:rPr>
          <w:delText>x</w:delText>
        </w:r>
      </w:del>
      <w:r w:rsidRPr="009E5394">
        <w:rPr>
          <w:rFonts w:ascii="Roboto" w:eastAsiaTheme="majorEastAsia" w:hAnsi="Roboto" w:cstheme="majorBidi"/>
          <w:b w:val="0"/>
          <w:lang w:val="en-US"/>
        </w:rPr>
        <w:t>.</w:t>
      </w:r>
      <w:ins w:id="71" w:author="Christine Nussbaum" w:date="2026-02-25T14:13:00Z">
        <w:r w:rsidR="004609DA">
          <w:rPr>
            <w:rFonts w:ascii="Roboto" w:eastAsiaTheme="majorEastAsia" w:hAnsi="Roboto" w:cstheme="majorBidi"/>
            <w:b w:val="0"/>
            <w:lang w:val="en-US"/>
          </w:rPr>
          <w:t>03</w:t>
        </w:r>
      </w:ins>
      <w:del w:id="72" w:author="Christine Nussbaum" w:date="2026-02-25T14:13:00Z">
        <w:r w:rsidRPr="009E5394" w:rsidDel="004609DA">
          <w:rPr>
            <w:rFonts w:ascii="Roboto" w:eastAsiaTheme="majorEastAsia" w:hAnsi="Roboto" w:cstheme="majorBidi"/>
            <w:b w:val="0"/>
            <w:lang w:val="en-US"/>
          </w:rPr>
          <w:delText>x</w:delText>
        </w:r>
      </w:del>
      <w:r w:rsidRPr="009E5394">
        <w:rPr>
          <w:rFonts w:ascii="Roboto" w:eastAsiaTheme="majorEastAsia" w:hAnsi="Roboto" w:cstheme="majorBidi"/>
          <w:b w:val="0"/>
          <w:lang w:val="en-US"/>
        </w:rPr>
        <w:t xml:space="preserve">.2026) from now. </w:t>
      </w:r>
    </w:p>
    <w:p w14:paraId="1EB0FF8C" w14:textId="09BC80E6" w:rsidR="00632F8C" w:rsidRPr="009E5394" w:rsidRDefault="00632F8C" w:rsidP="00632F8C">
      <w:pPr>
        <w:rPr>
          <w:rFonts w:ascii="Roboto" w:eastAsiaTheme="majorEastAsia" w:hAnsi="Roboto" w:cstheme="majorBidi"/>
          <w:b w:val="0"/>
          <w:lang w:val="en-US"/>
        </w:rPr>
      </w:pPr>
      <w:r w:rsidRPr="009E5394">
        <w:rPr>
          <w:rFonts w:ascii="Roboto" w:eastAsiaTheme="majorEastAsia" w:hAnsi="Roboto" w:cstheme="majorBidi"/>
          <w:b w:val="0"/>
          <w:lang w:val="en-US"/>
        </w:rPr>
        <w:t xml:space="preserve">Should you decide otherwise, please do consider our </w:t>
      </w:r>
      <w:ins w:id="73" w:author="Christine Nussbaum" w:date="2026-02-25T14:13:00Z">
        <w:r w:rsidR="004609DA">
          <w:rPr>
            <w:rFonts w:ascii="Roboto" w:eastAsiaTheme="majorEastAsia" w:hAnsi="Roboto" w:cstheme="majorBidi"/>
            <w:b w:val="0"/>
            <w:lang w:val="en-US"/>
          </w:rPr>
          <w:t xml:space="preserve">response </w:t>
        </w:r>
      </w:ins>
      <w:r w:rsidRPr="009E5394">
        <w:rPr>
          <w:rFonts w:ascii="Roboto" w:eastAsiaTheme="majorEastAsia" w:hAnsi="Roboto" w:cstheme="majorBidi"/>
          <w:b w:val="0"/>
          <w:lang w:val="en-US"/>
        </w:rPr>
        <w:t xml:space="preserve">letter as withdrawn with the date of </w:t>
      </w:r>
      <w:ins w:id="74" w:author="Christine Nussbaum" w:date="2026-02-25T14:13:00Z">
        <w:r w:rsidR="004609DA">
          <w:rPr>
            <w:rFonts w:ascii="Roboto" w:eastAsiaTheme="majorEastAsia" w:hAnsi="Roboto" w:cstheme="majorBidi"/>
            <w:b w:val="0"/>
            <w:lang w:val="en-US"/>
          </w:rPr>
          <w:t>11</w:t>
        </w:r>
      </w:ins>
      <w:del w:id="75" w:author="Christine Nussbaum" w:date="2026-02-25T14:13:00Z">
        <w:r w:rsidRPr="009E5394" w:rsidDel="004609DA">
          <w:rPr>
            <w:rFonts w:ascii="Roboto" w:eastAsiaTheme="majorEastAsia" w:hAnsi="Roboto" w:cstheme="majorBidi"/>
            <w:b w:val="0"/>
            <w:lang w:val="en-US"/>
          </w:rPr>
          <w:delText>x</w:delText>
        </w:r>
      </w:del>
      <w:r w:rsidRPr="009E5394">
        <w:rPr>
          <w:rFonts w:ascii="Roboto" w:eastAsiaTheme="majorEastAsia" w:hAnsi="Roboto" w:cstheme="majorBidi"/>
          <w:b w:val="0"/>
          <w:lang w:val="en-US"/>
        </w:rPr>
        <w:t>.</w:t>
      </w:r>
      <w:ins w:id="76" w:author="Christine Nussbaum" w:date="2026-02-25T14:13:00Z">
        <w:r w:rsidR="004609DA">
          <w:rPr>
            <w:rFonts w:ascii="Roboto" w:eastAsiaTheme="majorEastAsia" w:hAnsi="Roboto" w:cstheme="majorBidi"/>
            <w:b w:val="0"/>
            <w:lang w:val="en-US"/>
          </w:rPr>
          <w:t>03</w:t>
        </w:r>
      </w:ins>
      <w:del w:id="77" w:author="Christine Nussbaum" w:date="2026-02-25T14:13:00Z">
        <w:r w:rsidRPr="009E5394" w:rsidDel="004609DA">
          <w:rPr>
            <w:rFonts w:ascii="Roboto" w:eastAsiaTheme="majorEastAsia" w:hAnsi="Roboto" w:cstheme="majorBidi"/>
            <w:b w:val="0"/>
            <w:lang w:val="en-US"/>
          </w:rPr>
          <w:delText>x</w:delText>
        </w:r>
      </w:del>
      <w:r w:rsidRPr="009E5394">
        <w:rPr>
          <w:rFonts w:ascii="Roboto" w:eastAsiaTheme="majorEastAsia" w:hAnsi="Roboto" w:cstheme="majorBidi"/>
          <w:b w:val="0"/>
          <w:lang w:val="en-US"/>
        </w:rPr>
        <w:t xml:space="preserve">.2026, after which we would have to seek publication elsewhere. Irrespective of possible withdrawal of our contribution, in this situation, we would kindly ask you to inform us about the appropriate current procedures that JASA has in place regarding formal complaints. </w:t>
      </w:r>
    </w:p>
    <w:p w14:paraId="2D500591" w14:textId="6B9AD458" w:rsidR="00632F8C" w:rsidRPr="009E5394" w:rsidRDefault="00632F8C" w:rsidP="00632F8C">
      <w:pPr>
        <w:rPr>
          <w:rFonts w:ascii="Roboto" w:eastAsiaTheme="majorEastAsia" w:hAnsi="Roboto" w:cstheme="majorBidi"/>
          <w:b w:val="0"/>
          <w:lang w:val="en-US"/>
        </w:rPr>
      </w:pPr>
      <w:r w:rsidRPr="009E5394">
        <w:rPr>
          <w:rFonts w:ascii="Roboto" w:eastAsiaTheme="majorEastAsia" w:hAnsi="Roboto" w:cstheme="majorBidi"/>
          <w:b w:val="0"/>
          <w:lang w:val="en-US"/>
        </w:rPr>
        <w:t xml:space="preserve">We hope that this matter can be clarified by priority and satisfactorily, and we obviously would like to keep </w:t>
      </w:r>
      <w:r w:rsidRPr="009E5394">
        <w:rPr>
          <w:rFonts w:ascii="Roboto" w:eastAsiaTheme="majorEastAsia" w:hAnsi="Roboto" w:cstheme="majorBidi"/>
          <w:b w:val="0"/>
          <w:i/>
          <w:iCs/>
          <w:lang w:val="en-US"/>
        </w:rPr>
        <w:t>JASA</w:t>
      </w:r>
      <w:r w:rsidRPr="009E5394">
        <w:rPr>
          <w:rFonts w:ascii="Roboto" w:eastAsiaTheme="majorEastAsia" w:hAnsi="Roboto" w:cstheme="majorBidi"/>
          <w:b w:val="0"/>
          <w:lang w:val="en-US"/>
        </w:rPr>
        <w:t xml:space="preserve"> in mind as an excellent outlet for original research and scientific discussion in the context of voice research. </w:t>
      </w:r>
    </w:p>
    <w:p w14:paraId="5B6885D6" w14:textId="2DD12A6F" w:rsidR="00177396" w:rsidRDefault="00177396" w:rsidP="00177396">
      <w:pPr>
        <w:spacing w:after="0"/>
        <w:rPr>
          <w:rFonts w:ascii="Roboto" w:eastAsiaTheme="majorEastAsia" w:hAnsi="Roboto" w:cstheme="majorBidi"/>
          <w:b w:val="0"/>
          <w:lang w:val="en-US"/>
        </w:rPr>
      </w:pPr>
    </w:p>
    <w:p w14:paraId="50194BFB" w14:textId="1849D953" w:rsidR="00177396" w:rsidRPr="00631992" w:rsidRDefault="00177396" w:rsidP="00177396">
      <w:pPr>
        <w:spacing w:after="0"/>
        <w:rPr>
          <w:rFonts w:ascii="Roboto" w:eastAsiaTheme="majorEastAsia" w:hAnsi="Roboto" w:cstheme="majorBidi"/>
          <w:b w:val="0"/>
          <w:lang w:val="en-US"/>
        </w:rPr>
      </w:pPr>
      <w:r>
        <w:rPr>
          <w:rFonts w:ascii="Roboto" w:eastAsiaTheme="majorEastAsia" w:hAnsi="Roboto" w:cstheme="majorBidi"/>
          <w:b w:val="0"/>
          <w:lang w:val="en-US"/>
        </w:rPr>
        <w:t>With</w:t>
      </w:r>
      <w:r w:rsidR="00617AD8">
        <w:rPr>
          <w:rFonts w:ascii="Roboto" w:eastAsiaTheme="majorEastAsia" w:hAnsi="Roboto" w:cstheme="majorBidi"/>
          <w:b w:val="0"/>
          <w:lang w:val="en-US"/>
        </w:rPr>
        <w:t xml:space="preserve"> many</w:t>
      </w:r>
      <w:r w:rsidR="00632F8C">
        <w:rPr>
          <w:rFonts w:ascii="Roboto" w:eastAsiaTheme="majorEastAsia" w:hAnsi="Roboto" w:cstheme="majorBidi"/>
          <w:b w:val="0"/>
          <w:lang w:val="en-US"/>
        </w:rPr>
        <w:t xml:space="preserve"> thanks for your consideration,</w:t>
      </w:r>
      <w:r>
        <w:rPr>
          <w:rFonts w:ascii="Roboto" w:eastAsiaTheme="majorEastAsia" w:hAnsi="Roboto" w:cstheme="majorBidi"/>
          <w:b w:val="0"/>
          <w:lang w:val="en-US"/>
        </w:rPr>
        <w:t xml:space="preserve"> kind regards,</w:t>
      </w:r>
      <w:r w:rsidR="00C05A12">
        <w:rPr>
          <w:rFonts w:ascii="Roboto" w:eastAsiaTheme="majorEastAsia" w:hAnsi="Roboto" w:cstheme="majorBidi"/>
          <w:b w:val="0"/>
          <w:lang w:val="en-US"/>
        </w:rPr>
        <w:t xml:space="preserve"> and on behalf of all authors</w:t>
      </w:r>
    </w:p>
    <w:p w14:paraId="0F449EBC" w14:textId="6A26768C" w:rsidR="003A6C50" w:rsidRPr="00631992" w:rsidRDefault="003A6C50" w:rsidP="003A6C50">
      <w:pPr>
        <w:rPr>
          <w:noProof/>
          <w:sz w:val="22"/>
          <w:szCs w:val="22"/>
          <w:lang w:val="en-US"/>
        </w:rPr>
      </w:pPr>
    </w:p>
    <w:p w14:paraId="609EBF6F" w14:textId="76C9EF24" w:rsidR="0068225A" w:rsidRPr="003A6C50" w:rsidRDefault="00631992" w:rsidP="003A6C50">
      <w:pPr>
        <w:rPr>
          <w:rFonts w:ascii="Roboto" w:eastAsiaTheme="majorEastAsia" w:hAnsi="Roboto" w:cstheme="majorBidi"/>
          <w:b w:val="0"/>
        </w:rPr>
      </w:pPr>
      <w:r>
        <w:rPr>
          <w:rFonts w:ascii="Roboto" w:eastAsiaTheme="majorEastAsia" w:hAnsi="Roboto" w:cstheme="majorBidi"/>
          <w:b w:val="0"/>
          <w:noProof/>
          <w:lang w:val="en-US"/>
        </w:rPr>
        <w:drawing>
          <wp:inline distT="0" distB="0" distL="0" distR="0" wp14:anchorId="3BE84219" wp14:editId="583C99F7">
            <wp:extent cx="977900" cy="673100"/>
            <wp:effectExtent l="0" t="0" r="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6"/>
                    <pic:cNvPicPr/>
                  </pic:nvPicPr>
                  <pic:blipFill>
                    <a:blip r:embed="rId13"/>
                    <a:stretch>
                      <a:fillRect/>
                    </a:stretch>
                  </pic:blipFill>
                  <pic:spPr>
                    <a:xfrm>
                      <a:off x="0" y="0"/>
                      <a:ext cx="977900" cy="673100"/>
                    </a:xfrm>
                    <a:prstGeom prst="rect">
                      <a:avLst/>
                    </a:prstGeom>
                  </pic:spPr>
                </pic:pic>
              </a:graphicData>
            </a:graphic>
          </wp:inline>
        </w:drawing>
      </w:r>
    </w:p>
    <w:p w14:paraId="1357FA5B" w14:textId="4680DA09" w:rsidR="00E7530F" w:rsidRDefault="003A6C50" w:rsidP="003A6C50">
      <w:pPr>
        <w:rPr>
          <w:rFonts w:ascii="Roboto" w:eastAsiaTheme="majorEastAsia" w:hAnsi="Roboto" w:cstheme="majorBidi"/>
          <w:b w:val="0"/>
        </w:rPr>
      </w:pPr>
      <w:r w:rsidRPr="003A6C50">
        <w:rPr>
          <w:rFonts w:ascii="Roboto" w:eastAsiaTheme="majorEastAsia" w:hAnsi="Roboto" w:cstheme="majorBidi"/>
          <w:b w:val="0"/>
        </w:rPr>
        <w:t>(Prof. Dr. Stefan R. Schweinberger)</w:t>
      </w:r>
    </w:p>
    <w:p w14:paraId="37789C54" w14:textId="77777777" w:rsidR="009E28FD" w:rsidRPr="003A6C50" w:rsidRDefault="009E28FD" w:rsidP="009E28FD">
      <w:pPr>
        <w:spacing w:after="0"/>
        <w:rPr>
          <w:rFonts w:ascii="Roboto" w:eastAsiaTheme="majorEastAsia" w:hAnsi="Roboto" w:cstheme="majorBidi"/>
          <w:b w:val="0"/>
        </w:rPr>
      </w:pPr>
    </w:p>
    <w:sectPr w:rsidR="009E28FD" w:rsidRPr="003A6C50" w:rsidSect="005527FC">
      <w:headerReference w:type="even" r:id="rId14"/>
      <w:headerReference w:type="default" r:id="rId15"/>
      <w:footerReference w:type="even" r:id="rId16"/>
      <w:footerReference w:type="default" r:id="rId17"/>
      <w:headerReference w:type="first" r:id="rId18"/>
      <w:footerReference w:type="first" r:id="rId19"/>
      <w:pgSz w:w="11906" w:h="16838" w:code="9"/>
      <w:pgMar w:top="2552" w:right="1418" w:bottom="1134" w:left="1418" w:header="567" w:footer="737" w:gutter="0"/>
      <w:cols w:space="708"/>
      <w:titlePg/>
      <w:docGrid w:linePitch="273"/>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9" w:author="Christine Nussbaum" w:date="2026-02-25T14:04:00Z" w:initials="CN">
    <w:p w14:paraId="4680BF36" w14:textId="79276FD1" w:rsidR="009E5394" w:rsidRPr="009E5394" w:rsidRDefault="009E5394">
      <w:pPr>
        <w:pStyle w:val="Kommentartext"/>
        <w:rPr>
          <w:b w:val="0"/>
        </w:rPr>
      </w:pPr>
      <w:r>
        <w:rPr>
          <w:rStyle w:val="Kommentarzeichen"/>
        </w:rPr>
        <w:annotationRef/>
      </w:r>
      <w:r w:rsidRPr="009E5394">
        <w:rPr>
          <w:b w:val="0"/>
        </w:rPr>
        <w:t xml:space="preserve">Das muss hier aus meiner Sicht nicht erwähnt werden. </w:t>
      </w:r>
    </w:p>
  </w:comment>
  <w:comment w:id="38" w:author="Christine Nussbaum" w:date="2026-02-25T14:18:00Z" w:initials="CN">
    <w:p w14:paraId="0F8983F9" w14:textId="387C4181" w:rsidR="002F67D7" w:rsidRPr="002F67D7" w:rsidRDefault="002F67D7">
      <w:pPr>
        <w:pStyle w:val="Kommentartext"/>
        <w:rPr>
          <w:b w:val="0"/>
        </w:rPr>
      </w:pPr>
      <w:r>
        <w:rPr>
          <w:rStyle w:val="Kommentarzeichen"/>
        </w:rPr>
        <w:annotationRef/>
      </w:r>
      <w:r w:rsidRPr="002F67D7">
        <w:rPr>
          <w:b w:val="0"/>
        </w:rPr>
        <w:t xml:space="preserve">Die sind nicht minor, leider. </w:t>
      </w:r>
      <w:r>
        <w:rPr>
          <w:b w:val="0"/>
        </w:rPr>
        <w:t xml:space="preserve">Wir sind damit ja grundlegend nicht einverstanden. </w:t>
      </w:r>
    </w:p>
  </w:comment>
  <w:comment w:id="63" w:author="Christine Nussbaum" w:date="2026-02-25T14:11:00Z" w:initials="CN">
    <w:p w14:paraId="77E6632C" w14:textId="66DCB008" w:rsidR="004609DA" w:rsidRPr="004609DA" w:rsidRDefault="004609DA">
      <w:pPr>
        <w:pStyle w:val="Kommentartext"/>
        <w:rPr>
          <w:b w:val="0"/>
        </w:rPr>
      </w:pPr>
      <w:r>
        <w:rPr>
          <w:rStyle w:val="Kommentarzeichen"/>
        </w:rPr>
        <w:annotationRef/>
      </w:r>
      <w:r w:rsidRPr="004609DA">
        <w:rPr>
          <w:b w:val="0"/>
        </w:rPr>
        <w:t xml:space="preserve">Den Satz musste ich </w:t>
      </w:r>
      <w:proofErr w:type="gramStart"/>
      <w:r w:rsidRPr="004609DA">
        <w:rPr>
          <w:b w:val="0"/>
        </w:rPr>
        <w:t>auseinander nehmen</w:t>
      </w:r>
      <w:proofErr w:type="gramEnd"/>
      <w:r w:rsidRPr="004609DA">
        <w:rPr>
          <w:b w:val="0"/>
        </w:rPr>
        <w:t>, sonst kann ich den selbst nicht mehr lesen.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680BF36" w15:done="0"/>
  <w15:commentEx w15:paraId="0F8983F9" w15:done="0"/>
  <w15:commentEx w15:paraId="77E6632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680BF36" w16cid:durableId="2D497FE3"/>
  <w16cid:commentId w16cid:paraId="0F8983F9" w16cid:durableId="2D498330"/>
  <w16cid:commentId w16cid:paraId="77E6632C" w16cid:durableId="2D49819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E537D3" w14:textId="77777777" w:rsidR="00B35F85" w:rsidRDefault="00B35F85">
      <w:r>
        <w:separator/>
      </w:r>
    </w:p>
  </w:endnote>
  <w:endnote w:type="continuationSeparator" w:id="0">
    <w:p w14:paraId="38F07C67" w14:textId="77777777" w:rsidR="00B35F85" w:rsidRDefault="00B35F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Condensed">
    <w:altName w:val="Arial"/>
    <w:charset w:val="00"/>
    <w:family w:val="auto"/>
    <w:pitch w:val="variable"/>
    <w:sig w:usb0="E0000AFF" w:usb1="5000217F" w:usb2="00000021" w:usb3="00000000" w:csb0="0000019F" w:csb1="00000000"/>
  </w:font>
  <w:font w:name="Palatino">
    <w:charset w:val="4D"/>
    <w:family w:val="auto"/>
    <w:pitch w:val="variable"/>
    <w:sig w:usb0="A00002FF" w:usb1="7800205A" w:usb2="14600000" w:usb3="00000000" w:csb0="00000193" w:csb1="00000000"/>
  </w:font>
  <w:font w:name="Roboto">
    <w:altName w:val="Arial"/>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Calibri">
    <w:altName w:val="Calibri"/>
    <w:panose1 w:val="020F0502020204030204"/>
    <w:charset w:val="00"/>
    <w:family w:val="swiss"/>
    <w:pitch w:val="variable"/>
    <w:sig w:usb0="E4002EFF" w:usb1="C200247B" w:usb2="00000009" w:usb3="00000000" w:csb0="000001FF" w:csb1="00000000"/>
  </w:font>
  <w:font w:name="Zurich Lt BT">
    <w:altName w:val="Trebuchet MS"/>
    <w:charset w:val="00"/>
    <w:family w:val="swiss"/>
    <w:pitch w:val="variable"/>
    <w:sig w:usb0="00000087" w:usb1="00000000" w:usb2="00000000" w:usb3="00000000" w:csb0="0000001B" w:csb1="00000000"/>
  </w:font>
  <w:font w:name="Univers-Light">
    <w:altName w:val="Cambria"/>
    <w:charset w:val="01"/>
    <w:family w:val="roman"/>
    <w:pitch w:val="variable"/>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A0390D" w14:textId="77777777" w:rsidR="00122203" w:rsidRDefault="00122203">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86E4AA" w14:textId="77777777" w:rsidR="00122203" w:rsidRDefault="00122203">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D810A6" w14:textId="77777777" w:rsidR="00122203" w:rsidRDefault="00122203">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BB2416" w14:textId="77777777" w:rsidR="00B35F85" w:rsidRDefault="00B35F85">
      <w:r>
        <w:separator/>
      </w:r>
    </w:p>
  </w:footnote>
  <w:footnote w:type="continuationSeparator" w:id="0">
    <w:p w14:paraId="1C19A5E6" w14:textId="77777777" w:rsidR="00B35F85" w:rsidRDefault="00B35F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C854DA" w14:textId="77777777" w:rsidR="00122203" w:rsidRDefault="00122203">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45335B" w14:textId="77777777" w:rsidR="00BC64EC" w:rsidRDefault="00BC64EC">
    <w:pPr>
      <w:pStyle w:val="Kopfzeile"/>
      <w:tabs>
        <w:tab w:val="clear" w:pos="4536"/>
        <w:tab w:val="clear" w:pos="9072"/>
        <w:tab w:val="center" w:pos="7920"/>
        <w:tab w:val="right" w:pos="9000"/>
      </w:tabs>
      <w:spacing w:before="120"/>
      <w:rPr>
        <w:rFonts w:ascii="Zurich Lt BT" w:hAnsi="Zurich Lt BT"/>
        <w:sz w:val="12"/>
      </w:rPr>
    </w:pPr>
    <w:r>
      <w:rPr>
        <w:noProof/>
      </w:rPr>
      <w:drawing>
        <wp:anchor distT="0" distB="0" distL="114300" distR="114300" simplePos="0" relativeHeight="251674624" behindDoc="0" locked="0" layoutInCell="1" allowOverlap="1" wp14:anchorId="693D6434" wp14:editId="733A1F3D">
          <wp:simplePos x="0" y="0"/>
          <wp:positionH relativeFrom="column">
            <wp:posOffset>3986837</wp:posOffset>
          </wp:positionH>
          <wp:positionV relativeFrom="paragraph">
            <wp:posOffset>-201930</wp:posOffset>
          </wp:positionV>
          <wp:extent cx="2423795" cy="1076325"/>
          <wp:effectExtent l="0" t="0" r="0" b="0"/>
          <wp:wrapNone/>
          <wp:docPr id="1" name="Bil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i84dis\Desktop\Logokit_No1\jpg\Jena_hanfried_bw.jp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2423795" cy="10763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1E9827" w14:textId="0D6FF479" w:rsidR="00BC64EC" w:rsidRPr="005527FC" w:rsidRDefault="00BC64EC" w:rsidP="005527FC">
    <w:pPr>
      <w:pStyle w:val="berschrift3"/>
    </w:pPr>
    <w:r w:rsidRPr="005527FC">
      <w:rPr>
        <w:noProof/>
      </w:rPr>
      <w:drawing>
        <wp:anchor distT="0" distB="0" distL="114300" distR="114300" simplePos="0" relativeHeight="251659264" behindDoc="0" locked="0" layoutInCell="1" allowOverlap="1" wp14:anchorId="17CD6D22" wp14:editId="733991BC">
          <wp:simplePos x="0" y="0"/>
          <wp:positionH relativeFrom="margin">
            <wp:posOffset>2237105</wp:posOffset>
          </wp:positionH>
          <wp:positionV relativeFrom="paragraph">
            <wp:posOffset>-128905</wp:posOffset>
          </wp:positionV>
          <wp:extent cx="2919095" cy="1295400"/>
          <wp:effectExtent l="0" t="0" r="0" b="0"/>
          <wp:wrapNone/>
          <wp:docPr id="5" name="Bil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i84dis\Desktop\Logokit_No1\jpg\Jena_hanfried_bw.jp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2919095" cy="1295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527FC">
      <w:rPr>
        <w:noProof/>
      </w:rPr>
      <mc:AlternateContent>
        <mc:Choice Requires="wps">
          <w:drawing>
            <wp:anchor distT="0" distB="0" distL="114300" distR="114300" simplePos="0" relativeHeight="251671552" behindDoc="0" locked="1" layoutInCell="0" allowOverlap="1" wp14:anchorId="45FB3779" wp14:editId="1C8461F3">
              <wp:simplePos x="0" y="0"/>
              <wp:positionH relativeFrom="column">
                <wp:posOffset>4063365</wp:posOffset>
              </wp:positionH>
              <wp:positionV relativeFrom="page">
                <wp:posOffset>1092200</wp:posOffset>
              </wp:positionV>
              <wp:extent cx="2287905" cy="2760980"/>
              <wp:effectExtent l="0" t="0" r="17145" b="1270"/>
              <wp:wrapNone/>
              <wp:docPr id="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7905" cy="2760980"/>
                      </a:xfrm>
                      <a:prstGeom prst="rect">
                        <a:avLst/>
                      </a:prstGeom>
                      <a:noFill/>
                      <a:ln>
                        <a:noFill/>
                      </a:ln>
                    </wps:spPr>
                    <wps:txbx>
                      <w:txbxContent>
                        <w:tbl>
                          <w:tblPr>
                            <w:tblW w:w="3686" w:type="dxa"/>
                            <w:tblLayout w:type="fixed"/>
                            <w:tblCellMar>
                              <w:left w:w="0" w:type="dxa"/>
                              <w:right w:w="0" w:type="dxa"/>
                            </w:tblCellMar>
                            <w:tblLook w:val="0000" w:firstRow="0" w:lastRow="0" w:firstColumn="0" w:lastColumn="0" w:noHBand="0" w:noVBand="0"/>
                          </w:tblPr>
                          <w:tblGrid>
                            <w:gridCol w:w="993"/>
                            <w:gridCol w:w="2693"/>
                          </w:tblGrid>
                          <w:tr w:rsidR="00BC64EC" w:rsidRPr="009E5394" w14:paraId="661120F3" w14:textId="77777777" w:rsidTr="00CB118E">
                            <w:trPr>
                              <w:cantSplit/>
                              <w:trHeight w:val="225"/>
                            </w:trPr>
                            <w:tc>
                              <w:tcPr>
                                <w:tcW w:w="3686" w:type="dxa"/>
                                <w:gridSpan w:val="2"/>
                              </w:tcPr>
                              <w:p w14:paraId="508A55F9" w14:textId="15472102" w:rsidR="00BC64EC" w:rsidRPr="00EA6E9A" w:rsidRDefault="00BC64EC" w:rsidP="00ED0306">
                                <w:pPr>
                                  <w:rPr>
                                    <w:lang w:val="en-US"/>
                                  </w:rPr>
                                </w:pPr>
                                <w:r w:rsidRPr="00EA6E9A">
                                  <w:rPr>
                                    <w:lang w:val="en-US"/>
                                  </w:rPr>
                                  <w:t>Institut</w:t>
                                </w:r>
                                <w:r w:rsidR="00ED0306" w:rsidRPr="00EA6E9A">
                                  <w:rPr>
                                    <w:lang w:val="en-US"/>
                                  </w:rPr>
                                  <w:t>e</w:t>
                                </w:r>
                                <w:r w:rsidRPr="00EA6E9A">
                                  <w:rPr>
                                    <w:lang w:val="en-US"/>
                                  </w:rPr>
                                  <w:t xml:space="preserve"> </w:t>
                                </w:r>
                                <w:r w:rsidR="00ED0306" w:rsidRPr="00EA6E9A">
                                  <w:rPr>
                                    <w:lang w:val="en-US"/>
                                  </w:rPr>
                                  <w:t xml:space="preserve">of Psychology </w:t>
                                </w:r>
                                <w:r w:rsidRPr="00EA6E9A">
                                  <w:rPr>
                                    <w:lang w:val="en-US"/>
                                  </w:rPr>
                                  <w:br/>
                                </w:r>
                                <w:r w:rsidR="00ED0306" w:rsidRPr="00EA6E9A">
                                  <w:rPr>
                                    <w:lang w:val="en-US"/>
                                  </w:rPr>
                                  <w:t>Department of General Psychology and Cognitive Neuroscience</w:t>
                                </w:r>
                              </w:p>
                            </w:tc>
                          </w:tr>
                          <w:tr w:rsidR="00BC64EC" w14:paraId="75BF11F2" w14:textId="77777777" w:rsidTr="00CB118E">
                            <w:trPr>
                              <w:cantSplit/>
                              <w:trHeight w:val="225"/>
                            </w:trPr>
                            <w:tc>
                              <w:tcPr>
                                <w:tcW w:w="3686" w:type="dxa"/>
                                <w:gridSpan w:val="2"/>
                              </w:tcPr>
                              <w:p w14:paraId="3A29EEE8" w14:textId="2E262B83" w:rsidR="00BC64EC" w:rsidRPr="003D7C02" w:rsidRDefault="00BC64EC" w:rsidP="003F0A1F">
                                <w:pPr>
                                  <w:pStyle w:val="berschrift1"/>
                                  <w:spacing w:before="40" w:after="80"/>
                                </w:pPr>
                                <w:r>
                                  <w:t>Univ.-Prof. Dr. Stefan R. Schweinberger</w:t>
                                </w:r>
                                <w:r>
                                  <w:br/>
                                </w:r>
                              </w:p>
                            </w:tc>
                          </w:tr>
                          <w:tr w:rsidR="00BC64EC" w14:paraId="7ADD3D75" w14:textId="77777777" w:rsidTr="00CB118E">
                            <w:trPr>
                              <w:cantSplit/>
                              <w:trHeight w:val="225"/>
                            </w:trPr>
                            <w:tc>
                              <w:tcPr>
                                <w:tcW w:w="3686" w:type="dxa"/>
                                <w:gridSpan w:val="2"/>
                              </w:tcPr>
                              <w:p w14:paraId="3E205EAF" w14:textId="47A916B6" w:rsidR="00BC64EC" w:rsidRDefault="00BC64EC" w:rsidP="00CB0E73">
                                <w:pPr>
                                  <w:pStyle w:val="berschrift1"/>
                                  <w:spacing w:before="40" w:after="80"/>
                                </w:pPr>
                                <w:r>
                                  <w:t>Am Steiger 3/Haus 1</w:t>
                                </w:r>
                                <w:r>
                                  <w:br/>
                                  <w:t>07743 Jena</w:t>
                                </w:r>
                              </w:p>
                            </w:tc>
                          </w:tr>
                          <w:tr w:rsidR="00BC64EC" w14:paraId="0DD115A0" w14:textId="77777777" w:rsidTr="00CB118E">
                            <w:trPr>
                              <w:cantSplit/>
                              <w:trHeight w:val="528"/>
                            </w:trPr>
                            <w:tc>
                              <w:tcPr>
                                <w:tcW w:w="993" w:type="dxa"/>
                              </w:tcPr>
                              <w:p w14:paraId="148BA233" w14:textId="77777777" w:rsidR="00BC64EC" w:rsidRDefault="00BC64EC" w:rsidP="00CB0E73">
                                <w:pPr>
                                  <w:pStyle w:val="berschrift1"/>
                                  <w:spacing w:before="40" w:after="80"/>
                                </w:pPr>
                                <w:r>
                                  <w:t>Telefon:</w:t>
                                </w:r>
                                <w:r>
                                  <w:br/>
                                  <w:t>Telefax:</w:t>
                                </w:r>
                                <w:r>
                                  <w:br/>
                                  <w:t>E-Mail:</w:t>
                                </w:r>
                              </w:p>
                            </w:tc>
                            <w:tc>
                              <w:tcPr>
                                <w:tcW w:w="2693" w:type="dxa"/>
                              </w:tcPr>
                              <w:p w14:paraId="4BDA3932" w14:textId="6F34A930" w:rsidR="00BC64EC" w:rsidRDefault="00BC64EC" w:rsidP="00860711">
                                <w:pPr>
                                  <w:pStyle w:val="berschrift1"/>
                                  <w:spacing w:before="40" w:after="80"/>
                                </w:pPr>
                                <w:r>
                                  <w:t>0</w:t>
                                </w:r>
                                <w:r>
                                  <w:rPr>
                                    <w:sz w:val="12"/>
                                  </w:rPr>
                                  <w:t xml:space="preserve"> </w:t>
                                </w:r>
                                <w:r>
                                  <w:t>36</w:t>
                                </w:r>
                                <w:r>
                                  <w:rPr>
                                    <w:sz w:val="12"/>
                                  </w:rPr>
                                  <w:t xml:space="preserve"> </w:t>
                                </w:r>
                                <w:r>
                                  <w:t>41 9-45181</w:t>
                                </w:r>
                                <w:r>
                                  <w:br/>
                                  <w:t>0</w:t>
                                </w:r>
                                <w:r>
                                  <w:rPr>
                                    <w:sz w:val="12"/>
                                  </w:rPr>
                                  <w:t xml:space="preserve"> </w:t>
                                </w:r>
                                <w:r>
                                  <w:t>36</w:t>
                                </w:r>
                                <w:r>
                                  <w:rPr>
                                    <w:sz w:val="12"/>
                                  </w:rPr>
                                  <w:t xml:space="preserve"> </w:t>
                                </w:r>
                                <w:r>
                                  <w:t>41 9-45182</w:t>
                                </w:r>
                                <w:r>
                                  <w:br/>
                                  <w:t>stefan.schweinberger@uni-jena.de</w:t>
                                </w:r>
                              </w:p>
                            </w:tc>
                          </w:tr>
                          <w:tr w:rsidR="00BC64EC" w14:paraId="4B0FC92C" w14:textId="77777777" w:rsidTr="00CB118E">
                            <w:trPr>
                              <w:cantSplit/>
                              <w:trHeight w:val="283"/>
                            </w:trPr>
                            <w:tc>
                              <w:tcPr>
                                <w:tcW w:w="3686" w:type="dxa"/>
                                <w:gridSpan w:val="2"/>
                              </w:tcPr>
                              <w:p w14:paraId="5487DEA3" w14:textId="77777777" w:rsidR="00BC64EC" w:rsidRDefault="00BC64EC" w:rsidP="00CB0E73">
                                <w:pPr>
                                  <w:pStyle w:val="berschrift1"/>
                                  <w:spacing w:before="40" w:after="80"/>
                                </w:pPr>
                              </w:p>
                              <w:p w14:paraId="371C12F3" w14:textId="77777777" w:rsidR="00BC64EC" w:rsidRPr="009923EC" w:rsidRDefault="00BC64EC" w:rsidP="009923EC"/>
                            </w:tc>
                          </w:tr>
                          <w:tr w:rsidR="00BC64EC" w14:paraId="60A43BA5" w14:textId="77777777" w:rsidTr="00CB118E">
                            <w:trPr>
                              <w:cantSplit/>
                              <w:trHeight w:val="283"/>
                            </w:trPr>
                            <w:tc>
                              <w:tcPr>
                                <w:tcW w:w="3686" w:type="dxa"/>
                                <w:gridSpan w:val="2"/>
                              </w:tcPr>
                              <w:p w14:paraId="37A56F1B" w14:textId="67945EF2" w:rsidR="00BC64EC" w:rsidRDefault="00BC64EC" w:rsidP="00CB0E73">
                                <w:pPr>
                                  <w:pStyle w:val="berschrift1"/>
                                  <w:spacing w:before="40" w:after="80"/>
                                </w:pPr>
                                <w:r>
                                  <w:t xml:space="preserve">Jena, </w:t>
                                </w:r>
                                <w:r>
                                  <w:fldChar w:fldCharType="begin"/>
                                </w:r>
                                <w:r>
                                  <w:instrText xml:space="preserve"> TIME \@ "d. MMMM yyyy" </w:instrText>
                                </w:r>
                                <w:r>
                                  <w:fldChar w:fldCharType="separate"/>
                                </w:r>
                                <w:r w:rsidR="009E5394">
                                  <w:rPr>
                                    <w:noProof/>
                                  </w:rPr>
                                  <w:t>25. Februar 2026</w:t>
                                </w:r>
                                <w:r>
                                  <w:fldChar w:fldCharType="end"/>
                                </w:r>
                              </w:p>
                            </w:tc>
                          </w:tr>
                        </w:tbl>
                        <w:p w14:paraId="179104CE" w14:textId="77777777" w:rsidR="00BC64EC" w:rsidRDefault="00BC64EC" w:rsidP="0043249E">
                          <w:pPr>
                            <w:spacing w:line="204" w:lineRule="auto"/>
                            <w:rPr>
                              <w:rFonts w:ascii="Univers-Light" w:hAnsi="Univers-Light"/>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FB3779" id="Rectangle 2" o:spid="_x0000_s1026" style="position:absolute;margin-left:319.95pt;margin-top:86pt;width:180.15pt;height:217.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" o:allowincell="f" filled="f" stroked="f">
              <v:textbox inset="0,0,0,0">
                <w:txbxContent>
                  <w:tbl>
                    <w:tblPr>
                      <w:tblW w:w="3686" w:type="dxa"/>
                      <w:tblLayout w:type="fixed"/>
                      <w:tblCellMar>
                        <w:left w:w="0" w:type="dxa"/>
                        <w:right w:w="0" w:type="dxa"/>
                      </w:tblCellMar>
                      <w:tblLook w:val="0000" w:firstRow="0" w:lastRow="0" w:firstColumn="0" w:lastColumn="0" w:noHBand="0" w:noVBand="0"/>
                    </w:tblPr>
                    <w:tblGrid>
                      <w:gridCol w:w="993"/>
                      <w:gridCol w:w="2693"/>
                    </w:tblGrid>
                    <w:tr w:rsidR="00BC64EC" w:rsidRPr="009E5394" w14:paraId="661120F3" w14:textId="77777777" w:rsidTr="00CB118E">
                      <w:trPr>
                        <w:cantSplit/>
                        <w:trHeight w:val="225"/>
                      </w:trPr>
                      <w:tc>
                        <w:tcPr>
                          <w:tcW w:w="3686" w:type="dxa"/>
                          <w:gridSpan w:val="2"/>
                        </w:tcPr>
                        <w:p w14:paraId="508A55F9" w14:textId="15472102" w:rsidR="00BC64EC" w:rsidRPr="00EA6E9A" w:rsidRDefault="00BC64EC" w:rsidP="00ED0306">
                          <w:pPr>
                            <w:rPr>
                              <w:lang w:val="en-US"/>
                            </w:rPr>
                          </w:pPr>
                          <w:r w:rsidRPr="00EA6E9A">
                            <w:rPr>
                              <w:lang w:val="en-US"/>
                            </w:rPr>
                            <w:t>Institut</w:t>
                          </w:r>
                          <w:r w:rsidR="00ED0306" w:rsidRPr="00EA6E9A">
                            <w:rPr>
                              <w:lang w:val="en-US"/>
                            </w:rPr>
                            <w:t>e</w:t>
                          </w:r>
                          <w:r w:rsidRPr="00EA6E9A">
                            <w:rPr>
                              <w:lang w:val="en-US"/>
                            </w:rPr>
                            <w:t xml:space="preserve"> </w:t>
                          </w:r>
                          <w:r w:rsidR="00ED0306" w:rsidRPr="00EA6E9A">
                            <w:rPr>
                              <w:lang w:val="en-US"/>
                            </w:rPr>
                            <w:t xml:space="preserve">of Psychology </w:t>
                          </w:r>
                          <w:r w:rsidRPr="00EA6E9A">
                            <w:rPr>
                              <w:lang w:val="en-US"/>
                            </w:rPr>
                            <w:br/>
                          </w:r>
                          <w:r w:rsidR="00ED0306" w:rsidRPr="00EA6E9A">
                            <w:rPr>
                              <w:lang w:val="en-US"/>
                            </w:rPr>
                            <w:t>Department of General Psychology and Cognitive Neuroscience</w:t>
                          </w:r>
                        </w:p>
                      </w:tc>
                    </w:tr>
                    <w:tr w:rsidR="00BC64EC" w14:paraId="75BF11F2" w14:textId="77777777" w:rsidTr="00CB118E">
                      <w:trPr>
                        <w:cantSplit/>
                        <w:trHeight w:val="225"/>
                      </w:trPr>
                      <w:tc>
                        <w:tcPr>
                          <w:tcW w:w="3686" w:type="dxa"/>
                          <w:gridSpan w:val="2"/>
                        </w:tcPr>
                        <w:p w14:paraId="3A29EEE8" w14:textId="2E262B83" w:rsidR="00BC64EC" w:rsidRPr="003D7C02" w:rsidRDefault="00BC64EC" w:rsidP="003F0A1F">
                          <w:pPr>
                            <w:pStyle w:val="berschrift1"/>
                            <w:spacing w:before="40" w:after="80"/>
                          </w:pPr>
                          <w:r>
                            <w:t>Univ.-Prof. Dr. Stefan R. Schweinberger</w:t>
                          </w:r>
                          <w:r>
                            <w:br/>
                          </w:r>
                        </w:p>
                      </w:tc>
                    </w:tr>
                    <w:tr w:rsidR="00BC64EC" w14:paraId="7ADD3D75" w14:textId="77777777" w:rsidTr="00CB118E">
                      <w:trPr>
                        <w:cantSplit/>
                        <w:trHeight w:val="225"/>
                      </w:trPr>
                      <w:tc>
                        <w:tcPr>
                          <w:tcW w:w="3686" w:type="dxa"/>
                          <w:gridSpan w:val="2"/>
                        </w:tcPr>
                        <w:p w14:paraId="3E205EAF" w14:textId="47A916B6" w:rsidR="00BC64EC" w:rsidRDefault="00BC64EC" w:rsidP="00CB0E73">
                          <w:pPr>
                            <w:pStyle w:val="berschrift1"/>
                            <w:spacing w:before="40" w:after="80"/>
                          </w:pPr>
                          <w:r>
                            <w:t>Am Steiger 3/Haus 1</w:t>
                          </w:r>
                          <w:r>
                            <w:br/>
                            <w:t>07743 Jena</w:t>
                          </w:r>
                        </w:p>
                      </w:tc>
                    </w:tr>
                    <w:tr w:rsidR="00BC64EC" w14:paraId="0DD115A0" w14:textId="77777777" w:rsidTr="00CB118E">
                      <w:trPr>
                        <w:cantSplit/>
                        <w:trHeight w:val="528"/>
                      </w:trPr>
                      <w:tc>
                        <w:tcPr>
                          <w:tcW w:w="993" w:type="dxa"/>
                        </w:tcPr>
                        <w:p w14:paraId="148BA233" w14:textId="77777777" w:rsidR="00BC64EC" w:rsidRDefault="00BC64EC" w:rsidP="00CB0E73">
                          <w:pPr>
                            <w:pStyle w:val="berschrift1"/>
                            <w:spacing w:before="40" w:after="80"/>
                          </w:pPr>
                          <w:r>
                            <w:t>Telefon:</w:t>
                          </w:r>
                          <w:r>
                            <w:br/>
                            <w:t>Telefax:</w:t>
                          </w:r>
                          <w:r>
                            <w:br/>
                            <w:t>E-Mail:</w:t>
                          </w:r>
                        </w:p>
                      </w:tc>
                      <w:tc>
                        <w:tcPr>
                          <w:tcW w:w="2693" w:type="dxa"/>
                        </w:tcPr>
                        <w:p w14:paraId="4BDA3932" w14:textId="6F34A930" w:rsidR="00BC64EC" w:rsidRDefault="00BC64EC" w:rsidP="00860711">
                          <w:pPr>
                            <w:pStyle w:val="berschrift1"/>
                            <w:spacing w:before="40" w:after="80"/>
                          </w:pPr>
                          <w:r>
                            <w:t>0</w:t>
                          </w:r>
                          <w:r>
                            <w:rPr>
                              <w:sz w:val="12"/>
                            </w:rPr>
                            <w:t xml:space="preserve"> </w:t>
                          </w:r>
                          <w:r>
                            <w:t>36</w:t>
                          </w:r>
                          <w:r>
                            <w:rPr>
                              <w:sz w:val="12"/>
                            </w:rPr>
                            <w:t xml:space="preserve"> </w:t>
                          </w:r>
                          <w:r>
                            <w:t>41 9-45181</w:t>
                          </w:r>
                          <w:r>
                            <w:br/>
                            <w:t>0</w:t>
                          </w:r>
                          <w:r>
                            <w:rPr>
                              <w:sz w:val="12"/>
                            </w:rPr>
                            <w:t xml:space="preserve"> </w:t>
                          </w:r>
                          <w:r>
                            <w:t>36</w:t>
                          </w:r>
                          <w:r>
                            <w:rPr>
                              <w:sz w:val="12"/>
                            </w:rPr>
                            <w:t xml:space="preserve"> </w:t>
                          </w:r>
                          <w:r>
                            <w:t>41 9-45182</w:t>
                          </w:r>
                          <w:r>
                            <w:br/>
                            <w:t>stefan.schweinberger@uni-jena.de</w:t>
                          </w:r>
                        </w:p>
                      </w:tc>
                    </w:tr>
                    <w:tr w:rsidR="00BC64EC" w14:paraId="4B0FC92C" w14:textId="77777777" w:rsidTr="00CB118E">
                      <w:trPr>
                        <w:cantSplit/>
                        <w:trHeight w:val="283"/>
                      </w:trPr>
                      <w:tc>
                        <w:tcPr>
                          <w:tcW w:w="3686" w:type="dxa"/>
                          <w:gridSpan w:val="2"/>
                        </w:tcPr>
                        <w:p w14:paraId="5487DEA3" w14:textId="77777777" w:rsidR="00BC64EC" w:rsidRDefault="00BC64EC" w:rsidP="00CB0E73">
                          <w:pPr>
                            <w:pStyle w:val="berschrift1"/>
                            <w:spacing w:before="40" w:after="80"/>
                          </w:pPr>
                        </w:p>
                        <w:p w14:paraId="371C12F3" w14:textId="77777777" w:rsidR="00BC64EC" w:rsidRPr="009923EC" w:rsidRDefault="00BC64EC" w:rsidP="009923EC"/>
                      </w:tc>
                    </w:tr>
                    <w:tr w:rsidR="00BC64EC" w14:paraId="60A43BA5" w14:textId="77777777" w:rsidTr="00CB118E">
                      <w:trPr>
                        <w:cantSplit/>
                        <w:trHeight w:val="283"/>
                      </w:trPr>
                      <w:tc>
                        <w:tcPr>
                          <w:tcW w:w="3686" w:type="dxa"/>
                          <w:gridSpan w:val="2"/>
                        </w:tcPr>
                        <w:p w14:paraId="37A56F1B" w14:textId="67945EF2" w:rsidR="00BC64EC" w:rsidRDefault="00BC64EC" w:rsidP="00CB0E73">
                          <w:pPr>
                            <w:pStyle w:val="berschrift1"/>
                            <w:spacing w:before="40" w:after="80"/>
                          </w:pPr>
                          <w:r>
                            <w:t xml:space="preserve">Jena, </w:t>
                          </w:r>
                          <w:r>
                            <w:fldChar w:fldCharType="begin"/>
                          </w:r>
                          <w:r>
                            <w:instrText xml:space="preserve"> TIME \@ "d. MMMM yyyy" </w:instrText>
                          </w:r>
                          <w:r>
                            <w:fldChar w:fldCharType="separate"/>
                          </w:r>
                          <w:r w:rsidR="009E5394">
                            <w:rPr>
                              <w:noProof/>
                            </w:rPr>
                            <w:t>25. Februar 2026</w:t>
                          </w:r>
                          <w:r>
                            <w:fldChar w:fldCharType="end"/>
                          </w:r>
                        </w:p>
                      </w:tc>
                    </w:tr>
                  </w:tbl>
                  <w:p w14:paraId="179104CE" w14:textId="77777777" w:rsidR="00BC64EC" w:rsidRDefault="00BC64EC" w:rsidP="0043249E">
                    <w:pPr>
                      <w:spacing w:line="204" w:lineRule="auto"/>
                      <w:rPr>
                        <w:rFonts w:ascii="Univers-Light" w:hAnsi="Univers-Light"/>
                        <w:sz w:val="17"/>
                      </w:rPr>
                    </w:pPr>
                  </w:p>
                </w:txbxContent>
              </v:textbox>
              <w10:wrap anchory="page"/>
              <w10:anchorlock/>
            </v:rect>
          </w:pict>
        </mc:Fallback>
      </mc:AlternateContent>
    </w:r>
    <w:r w:rsidRPr="005527FC">
      <w:rPr>
        <w:noProof/>
      </w:rPr>
      <mc:AlternateContent>
        <mc:Choice Requires="wps">
          <w:drawing>
            <wp:anchor distT="0" distB="0" distL="114300" distR="114300" simplePos="0" relativeHeight="251664384" behindDoc="1" locked="0" layoutInCell="1" allowOverlap="1" wp14:anchorId="041CE40A" wp14:editId="45F8708A">
              <wp:simplePos x="0" y="0"/>
              <wp:positionH relativeFrom="leftMargin">
                <wp:posOffset>720090</wp:posOffset>
              </wp:positionH>
              <wp:positionV relativeFrom="topMargin">
                <wp:posOffset>3240405</wp:posOffset>
              </wp:positionV>
              <wp:extent cx="17780" cy="17780"/>
              <wp:effectExtent l="0" t="0" r="0" b="0"/>
              <wp:wrapNone/>
              <wp:docPr id="7" name="Ellipse 7"/>
              <wp:cNvGraphicFramePr/>
              <a:graphic xmlns:a="http://schemas.openxmlformats.org/drawingml/2006/main">
                <a:graphicData uri="http://schemas.microsoft.com/office/word/2010/wordprocessingShape">
                  <wps:wsp>
                    <wps:cNvSpPr/>
                    <wps:spPr>
                      <a:xfrm>
                        <a:off x="0" y="0"/>
                        <a:ext cx="17780" cy="17780"/>
                      </a:xfrm>
                      <a:prstGeom prst="ellipse">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oval w14:anchorId="2366BCB9" id="Ellipse 7" o:spid="_x0000_s1026" style="position:absolute;margin-left:56.7pt;margin-top:255.15pt;width:1.4pt;height:1.4pt;z-index:-25165209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op-margin-area;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" fillcolor="#7f7f7f [1612]" stroked="f" strokeweight="2pt">
              <w10:wrap anchorx="margin" anchory="margin"/>
            </v:oval>
          </w:pict>
        </mc:Fallback>
      </mc:AlternateContent>
    </w:r>
    <w:r w:rsidRPr="005527FC">
      <w:rPr>
        <w:noProof/>
      </w:rPr>
      <mc:AlternateContent>
        <mc:Choice Requires="wps">
          <w:drawing>
            <wp:anchor distT="0" distB="0" distL="114300" distR="114300" simplePos="0" relativeHeight="251665408" behindDoc="1" locked="0" layoutInCell="1" allowOverlap="1" wp14:anchorId="376C7C39" wp14:editId="57E65E1D">
              <wp:simplePos x="0" y="0"/>
              <wp:positionH relativeFrom="leftMargin">
                <wp:posOffset>3780790</wp:posOffset>
              </wp:positionH>
              <wp:positionV relativeFrom="topMargin">
                <wp:posOffset>3240405</wp:posOffset>
              </wp:positionV>
              <wp:extent cx="17780" cy="17780"/>
              <wp:effectExtent l="0" t="0" r="0" b="0"/>
              <wp:wrapNone/>
              <wp:docPr id="8" name="Ellipse 8"/>
              <wp:cNvGraphicFramePr/>
              <a:graphic xmlns:a="http://schemas.openxmlformats.org/drawingml/2006/main">
                <a:graphicData uri="http://schemas.microsoft.com/office/word/2010/wordprocessingShape">
                  <wps:wsp>
                    <wps:cNvSpPr/>
                    <wps:spPr>
                      <a:xfrm>
                        <a:off x="0" y="0"/>
                        <a:ext cx="17780" cy="17780"/>
                      </a:xfrm>
                      <a:prstGeom prst="ellipse">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oval w14:anchorId="7DCA1CE4" id="Ellipse 8" o:spid="_x0000_s1026" style="position:absolute;margin-left:297.7pt;margin-top:255.15pt;width:1.4pt;height:1.4pt;z-index:-25165107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op-margin-area;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" fillcolor="#7f7f7f [1612]" stroked="f" strokeweight="2pt">
              <w10:wrap anchorx="margin" anchory="margin"/>
            </v:oval>
          </w:pict>
        </mc:Fallback>
      </mc:AlternateContent>
    </w:r>
    <w:r w:rsidRPr="005527FC">
      <w:rPr>
        <w:noProof/>
      </w:rPr>
      <mc:AlternateContent>
        <mc:Choice Requires="wps">
          <w:drawing>
            <wp:anchor distT="0" distB="0" distL="114300" distR="114300" simplePos="0" relativeHeight="251662336" behindDoc="1" locked="0" layoutInCell="1" allowOverlap="1" wp14:anchorId="3BB55C59" wp14:editId="37A485B2">
              <wp:simplePos x="0" y="0"/>
              <wp:positionH relativeFrom="leftMargin">
                <wp:posOffset>3780790</wp:posOffset>
              </wp:positionH>
              <wp:positionV relativeFrom="topMargin">
                <wp:posOffset>1620520</wp:posOffset>
              </wp:positionV>
              <wp:extent cx="18000" cy="18000"/>
              <wp:effectExtent l="0" t="0" r="0" b="0"/>
              <wp:wrapNone/>
              <wp:docPr id="3" name="Ellipse 3"/>
              <wp:cNvGraphicFramePr/>
              <a:graphic xmlns:a="http://schemas.openxmlformats.org/drawingml/2006/main">
                <a:graphicData uri="http://schemas.microsoft.com/office/word/2010/wordprocessingShape">
                  <wps:wsp>
                    <wps:cNvSpPr/>
                    <wps:spPr>
                      <a:xfrm>
                        <a:off x="0" y="0"/>
                        <a:ext cx="18000" cy="18000"/>
                      </a:xfrm>
                      <a:prstGeom prst="ellipse">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oval w14:anchorId="5F839AAD" id="Ellipse 3" o:spid="_x0000_s1026" style="position:absolute;margin-left:297.7pt;margin-top:127.6pt;width:1.4pt;height:1.4pt;z-index:-25165414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op-margin-area;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" fillcolor="#7f7f7f [1612]" stroked="f" strokeweight="2pt">
              <w10:wrap anchorx="margin" anchory="margin"/>
            </v:oval>
          </w:pict>
        </mc:Fallback>
      </mc:AlternateContent>
    </w:r>
    <w:r w:rsidRPr="005527FC">
      <w:rPr>
        <w:noProof/>
      </w:rPr>
      <mc:AlternateContent>
        <mc:Choice Requires="wps">
          <w:drawing>
            <wp:anchor distT="0" distB="0" distL="114300" distR="114300" simplePos="0" relativeHeight="251669504" behindDoc="1" locked="0" layoutInCell="1" allowOverlap="1" wp14:anchorId="3DA9BC74" wp14:editId="33AF9039">
              <wp:simplePos x="0" y="0"/>
              <wp:positionH relativeFrom="leftMargin">
                <wp:posOffset>252095</wp:posOffset>
              </wp:positionH>
              <wp:positionV relativeFrom="topMargin">
                <wp:posOffset>5346700</wp:posOffset>
              </wp:positionV>
              <wp:extent cx="18000" cy="18000"/>
              <wp:effectExtent l="0" t="0" r="0" b="0"/>
              <wp:wrapNone/>
              <wp:docPr id="11" name="Ellipse 11"/>
              <wp:cNvGraphicFramePr/>
              <a:graphic xmlns:a="http://schemas.openxmlformats.org/drawingml/2006/main">
                <a:graphicData uri="http://schemas.microsoft.com/office/word/2010/wordprocessingShape">
                  <wps:wsp>
                    <wps:cNvSpPr/>
                    <wps:spPr>
                      <a:xfrm>
                        <a:off x="0" y="0"/>
                        <a:ext cx="18000" cy="18000"/>
                      </a:xfrm>
                      <a:prstGeom prst="ellipse">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oval w14:anchorId="29113BBA" id="Ellipse 11" o:spid="_x0000_s1026" style="position:absolute;margin-left:19.85pt;margin-top:421pt;width:1.4pt;height:1.4pt;z-index:-25164697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op-margin-area;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" fillcolor="#7f7f7f [1612]" stroked="f" strokeweight="2pt">
              <w10:wrap anchorx="margin" anchory="margin"/>
            </v:oval>
          </w:pict>
        </mc:Fallback>
      </mc:AlternateContent>
    </w:r>
    <w:r w:rsidRPr="005527FC">
      <w:rPr>
        <w:noProof/>
      </w:rPr>
      <mc:AlternateContent>
        <mc:Choice Requires="wps">
          <w:drawing>
            <wp:anchor distT="0" distB="0" distL="114300" distR="114300" simplePos="0" relativeHeight="251667456" behindDoc="1" locked="0" layoutInCell="1" allowOverlap="1" wp14:anchorId="713CABA0" wp14:editId="3F911FEC">
              <wp:simplePos x="0" y="0"/>
              <wp:positionH relativeFrom="leftMargin">
                <wp:posOffset>252095</wp:posOffset>
              </wp:positionH>
              <wp:positionV relativeFrom="topMargin">
                <wp:posOffset>3780790</wp:posOffset>
              </wp:positionV>
              <wp:extent cx="17780" cy="17780"/>
              <wp:effectExtent l="0" t="0" r="0" b="0"/>
              <wp:wrapNone/>
              <wp:docPr id="9" name="Ellipse 9"/>
              <wp:cNvGraphicFramePr/>
              <a:graphic xmlns:a="http://schemas.openxmlformats.org/drawingml/2006/main">
                <a:graphicData uri="http://schemas.microsoft.com/office/word/2010/wordprocessingShape">
                  <wps:wsp>
                    <wps:cNvSpPr/>
                    <wps:spPr>
                      <a:xfrm>
                        <a:off x="0" y="0"/>
                        <a:ext cx="17780" cy="17780"/>
                      </a:xfrm>
                      <a:prstGeom prst="ellipse">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oval w14:anchorId="2993FA8F" id="Ellipse 9" o:spid="_x0000_s1026" style="position:absolute;margin-left:19.85pt;margin-top:297.7pt;width:1.4pt;height:1.4pt;z-index:-25164902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op-margin-area;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" fillcolor="#7f7f7f [1612]" stroked="f" strokeweight="2pt">
              <w10:wrap anchorx="margin" anchory="margin"/>
            </v:oval>
          </w:pict>
        </mc:Fallback>
      </mc:AlternateContent>
    </w:r>
    <w:r w:rsidRPr="005527FC">
      <w:rPr>
        <w:noProof/>
      </w:rPr>
      <mc:AlternateContent>
        <mc:Choice Requires="wps">
          <w:drawing>
            <wp:anchor distT="0" distB="0" distL="114300" distR="114300" simplePos="0" relativeHeight="251660288" behindDoc="1" locked="0" layoutInCell="1" allowOverlap="1" wp14:anchorId="3D8271E2" wp14:editId="5057BA13">
              <wp:simplePos x="0" y="0"/>
              <wp:positionH relativeFrom="leftMargin">
                <wp:posOffset>720090</wp:posOffset>
              </wp:positionH>
              <wp:positionV relativeFrom="topMargin">
                <wp:posOffset>1620520</wp:posOffset>
              </wp:positionV>
              <wp:extent cx="18000" cy="18000"/>
              <wp:effectExtent l="0" t="0" r="0" b="0"/>
              <wp:wrapNone/>
              <wp:docPr id="2" name="Ellipse 2"/>
              <wp:cNvGraphicFramePr/>
              <a:graphic xmlns:a="http://schemas.openxmlformats.org/drawingml/2006/main">
                <a:graphicData uri="http://schemas.microsoft.com/office/word/2010/wordprocessingShape">
                  <wps:wsp>
                    <wps:cNvSpPr/>
                    <wps:spPr>
                      <a:xfrm>
                        <a:off x="0" y="0"/>
                        <a:ext cx="18000" cy="18000"/>
                      </a:xfrm>
                      <a:prstGeom prst="ellipse">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oval w14:anchorId="526CF2C7" id="Ellipse 2" o:spid="_x0000_s1026" style="position:absolute;margin-left:56.7pt;margin-top:127.6pt;width:1.4pt;height:1.4pt;z-index:-25165619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op-margin-area;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" fillcolor="#7f7f7f [1612]" stroked="f" strokeweight="2pt">
              <w10:wrap anchorx="margin" anchory="margin"/>
            </v:oval>
          </w:pict>
        </mc:Fallback>
      </mc:AlternateContent>
    </w:r>
    <w:r w:rsidRPr="005527FC">
      <w:t xml:space="preserve">Universität Jena · </w:t>
    </w:r>
    <w:r>
      <w:t xml:space="preserve">Lehrstuhl für Allgemeine Psychologie </w:t>
    </w:r>
    <w:r w:rsidRPr="005527FC">
      <w:t>·</w:t>
    </w:r>
    <w:r>
      <w:t xml:space="preserve"> Institut für Psychologie </w:t>
    </w:r>
    <w:r w:rsidRPr="005527FC">
      <w:t>· 07737 Jena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945669"/>
    <w:multiLevelType w:val="hybridMultilevel"/>
    <w:tmpl w:val="7396CFA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1FC2CAC"/>
    <w:multiLevelType w:val="hybridMultilevel"/>
    <w:tmpl w:val="556A19F6"/>
    <w:lvl w:ilvl="0" w:tplc="A3022C56">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 w15:restartNumberingAfterBreak="0">
    <w:nsid w:val="3E592786"/>
    <w:multiLevelType w:val="hybridMultilevel"/>
    <w:tmpl w:val="03FE6196"/>
    <w:lvl w:ilvl="0" w:tplc="A3022C56">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4133072A"/>
    <w:multiLevelType w:val="hybridMultilevel"/>
    <w:tmpl w:val="F1388FA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64387E67"/>
    <w:multiLevelType w:val="hybridMultilevel"/>
    <w:tmpl w:val="FE4683F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0"/>
  </w:num>
  <w:num w:numId="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Christine Nussbaum">
    <w15:presenceInfo w15:providerId="None" w15:userId="Christine Nussbau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attachedTemplate r:id="rId1"/>
  <w:trackRevisions/>
  <w:defaultTabStop w:val="708"/>
  <w:hyphenationZone w:val="425"/>
  <w:doNotHyphenateCaps/>
  <w:displayHorizontalDrawingGridEvery w:val="0"/>
  <w:displayVerticalDrawingGridEvery w:val="0"/>
  <w:doNotUseMarginsForDrawingGridOrigin/>
  <w:noPunctuationKerning/>
  <w:characterSpacingControl w:val="doNotCompress"/>
  <w:hdrShapeDefaults>
    <o:shapedefaults v:ext="edit" spidmax="2049" fillcolor="white" stroke="f">
      <v:fill color="white"/>
      <v:stroke weight="0" on="f"/>
      <v:textbox inset="0,0,0,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2E4"/>
    <w:rsid w:val="00046164"/>
    <w:rsid w:val="000A501C"/>
    <w:rsid w:val="000A6D0A"/>
    <w:rsid w:val="000A7A3B"/>
    <w:rsid w:val="000C2D2C"/>
    <w:rsid w:val="000C4818"/>
    <w:rsid w:val="001113A8"/>
    <w:rsid w:val="00122203"/>
    <w:rsid w:val="001373AF"/>
    <w:rsid w:val="001531E1"/>
    <w:rsid w:val="00155545"/>
    <w:rsid w:val="00177396"/>
    <w:rsid w:val="00181A4F"/>
    <w:rsid w:val="001B044A"/>
    <w:rsid w:val="001E1BDD"/>
    <w:rsid w:val="00213120"/>
    <w:rsid w:val="00240F7E"/>
    <w:rsid w:val="0024409E"/>
    <w:rsid w:val="00247B7C"/>
    <w:rsid w:val="002634D7"/>
    <w:rsid w:val="00264A6E"/>
    <w:rsid w:val="002A78EC"/>
    <w:rsid w:val="002B36A1"/>
    <w:rsid w:val="002E316E"/>
    <w:rsid w:val="002E3A88"/>
    <w:rsid w:val="002F67D7"/>
    <w:rsid w:val="00314EC7"/>
    <w:rsid w:val="00335521"/>
    <w:rsid w:val="00341C03"/>
    <w:rsid w:val="003467A0"/>
    <w:rsid w:val="00346C8E"/>
    <w:rsid w:val="00354BC3"/>
    <w:rsid w:val="003A6C50"/>
    <w:rsid w:val="003D7C02"/>
    <w:rsid w:val="003E18A5"/>
    <w:rsid w:val="003F0A1F"/>
    <w:rsid w:val="004044EF"/>
    <w:rsid w:val="004270D9"/>
    <w:rsid w:val="0043249E"/>
    <w:rsid w:val="00437C66"/>
    <w:rsid w:val="00445214"/>
    <w:rsid w:val="00455D66"/>
    <w:rsid w:val="004609DA"/>
    <w:rsid w:val="004A7323"/>
    <w:rsid w:val="004C1B4D"/>
    <w:rsid w:val="004E7898"/>
    <w:rsid w:val="004F0213"/>
    <w:rsid w:val="005264E4"/>
    <w:rsid w:val="005527FC"/>
    <w:rsid w:val="005836B8"/>
    <w:rsid w:val="005D2826"/>
    <w:rsid w:val="005E0C00"/>
    <w:rsid w:val="005F0BCD"/>
    <w:rsid w:val="00615DBB"/>
    <w:rsid w:val="00616068"/>
    <w:rsid w:val="00617AD8"/>
    <w:rsid w:val="00631950"/>
    <w:rsid w:val="00631992"/>
    <w:rsid w:val="00632F8C"/>
    <w:rsid w:val="00635BDD"/>
    <w:rsid w:val="0065177A"/>
    <w:rsid w:val="006632FD"/>
    <w:rsid w:val="0068225A"/>
    <w:rsid w:val="0069753D"/>
    <w:rsid w:val="006B7300"/>
    <w:rsid w:val="006F1B1A"/>
    <w:rsid w:val="007300E8"/>
    <w:rsid w:val="0073361F"/>
    <w:rsid w:val="00734A2F"/>
    <w:rsid w:val="00751C03"/>
    <w:rsid w:val="00765715"/>
    <w:rsid w:val="0078460E"/>
    <w:rsid w:val="007A1F52"/>
    <w:rsid w:val="007A6605"/>
    <w:rsid w:val="007A7A7F"/>
    <w:rsid w:val="007A7D2F"/>
    <w:rsid w:val="007C7320"/>
    <w:rsid w:val="007D57D5"/>
    <w:rsid w:val="007E4EE6"/>
    <w:rsid w:val="00805893"/>
    <w:rsid w:val="00806C56"/>
    <w:rsid w:val="00821704"/>
    <w:rsid w:val="00855D54"/>
    <w:rsid w:val="00860711"/>
    <w:rsid w:val="00863A00"/>
    <w:rsid w:val="008857D3"/>
    <w:rsid w:val="008A3C40"/>
    <w:rsid w:val="008A4624"/>
    <w:rsid w:val="008A4D4F"/>
    <w:rsid w:val="008B3396"/>
    <w:rsid w:val="008B5785"/>
    <w:rsid w:val="008C19ED"/>
    <w:rsid w:val="008E487A"/>
    <w:rsid w:val="008F61C6"/>
    <w:rsid w:val="009237A2"/>
    <w:rsid w:val="009410AA"/>
    <w:rsid w:val="009608E0"/>
    <w:rsid w:val="00967462"/>
    <w:rsid w:val="009923EC"/>
    <w:rsid w:val="009A32E4"/>
    <w:rsid w:val="009A4310"/>
    <w:rsid w:val="009B26B7"/>
    <w:rsid w:val="009C5797"/>
    <w:rsid w:val="009E28FD"/>
    <w:rsid w:val="009E5394"/>
    <w:rsid w:val="00A25434"/>
    <w:rsid w:val="00A33919"/>
    <w:rsid w:val="00A4623D"/>
    <w:rsid w:val="00A46677"/>
    <w:rsid w:val="00A50DD3"/>
    <w:rsid w:val="00A678BB"/>
    <w:rsid w:val="00A841C9"/>
    <w:rsid w:val="00A916CC"/>
    <w:rsid w:val="00AE5453"/>
    <w:rsid w:val="00B11B97"/>
    <w:rsid w:val="00B334CB"/>
    <w:rsid w:val="00B34210"/>
    <w:rsid w:val="00B35F85"/>
    <w:rsid w:val="00B37DBC"/>
    <w:rsid w:val="00B37F3A"/>
    <w:rsid w:val="00B44F89"/>
    <w:rsid w:val="00B6233F"/>
    <w:rsid w:val="00B856C5"/>
    <w:rsid w:val="00B95D63"/>
    <w:rsid w:val="00B96850"/>
    <w:rsid w:val="00BA3206"/>
    <w:rsid w:val="00BA4677"/>
    <w:rsid w:val="00BA53CF"/>
    <w:rsid w:val="00BA6EA9"/>
    <w:rsid w:val="00BB489F"/>
    <w:rsid w:val="00BB4EF1"/>
    <w:rsid w:val="00BC4311"/>
    <w:rsid w:val="00BC64EC"/>
    <w:rsid w:val="00BF42B8"/>
    <w:rsid w:val="00C05A12"/>
    <w:rsid w:val="00C431FB"/>
    <w:rsid w:val="00C55C30"/>
    <w:rsid w:val="00C574DE"/>
    <w:rsid w:val="00C6273F"/>
    <w:rsid w:val="00C64C44"/>
    <w:rsid w:val="00C7054A"/>
    <w:rsid w:val="00C84AFA"/>
    <w:rsid w:val="00CA2F51"/>
    <w:rsid w:val="00CA3110"/>
    <w:rsid w:val="00CA7724"/>
    <w:rsid w:val="00CB0E73"/>
    <w:rsid w:val="00CB118E"/>
    <w:rsid w:val="00CC52F6"/>
    <w:rsid w:val="00CD5EE7"/>
    <w:rsid w:val="00D16E07"/>
    <w:rsid w:val="00D2054D"/>
    <w:rsid w:val="00D51615"/>
    <w:rsid w:val="00D66EF0"/>
    <w:rsid w:val="00D718C7"/>
    <w:rsid w:val="00D71993"/>
    <w:rsid w:val="00D74206"/>
    <w:rsid w:val="00D910F3"/>
    <w:rsid w:val="00D918AC"/>
    <w:rsid w:val="00DA0B6A"/>
    <w:rsid w:val="00DD3F80"/>
    <w:rsid w:val="00DF5AC0"/>
    <w:rsid w:val="00E01EBD"/>
    <w:rsid w:val="00E04A62"/>
    <w:rsid w:val="00E12D3D"/>
    <w:rsid w:val="00E7530F"/>
    <w:rsid w:val="00E814AB"/>
    <w:rsid w:val="00EA6E9A"/>
    <w:rsid w:val="00EC7AE4"/>
    <w:rsid w:val="00ED0306"/>
    <w:rsid w:val="00ED03A7"/>
    <w:rsid w:val="00ED3D3D"/>
    <w:rsid w:val="00ED4FCF"/>
    <w:rsid w:val="00EE1A22"/>
    <w:rsid w:val="00F155CF"/>
    <w:rsid w:val="00F35AF2"/>
    <w:rsid w:val="00F44134"/>
    <w:rsid w:val="00F6708C"/>
    <w:rsid w:val="00F74E9C"/>
    <w:rsid w:val="00FC4A11"/>
    <w:rsid w:val="00FD771B"/>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stroke="f">
      <v:fill color="white"/>
      <v:stroke weight="0" on="f"/>
      <v:textbox inset="0,0,0,0"/>
    </o:shapedefaults>
    <o:shapelayout v:ext="edit">
      <o:idmap v:ext="edit" data="1"/>
    </o:shapelayout>
  </w:shapeDefaults>
  <w:decimalSymbol w:val=","/>
  <w:listSeparator w:val=";"/>
  <w14:docId w14:val="65CCC2F1"/>
  <w15:docId w15:val="{558F81FD-C55D-254D-AEF1-FA6228E92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9"/>
    <w:lsdException w:name="heading 3" w:uiPriority="9"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aliases w:val="Einrichtung"/>
    <w:qFormat/>
    <w:rsid w:val="0043249E"/>
    <w:pPr>
      <w:spacing w:after="240" w:line="264" w:lineRule="auto"/>
    </w:pPr>
    <w:rPr>
      <w:rFonts w:ascii="Roboto Condensed" w:hAnsi="Roboto Condensed"/>
      <w:b/>
    </w:rPr>
  </w:style>
  <w:style w:type="paragraph" w:styleId="berschrift1">
    <w:name w:val="heading 1"/>
    <w:aliases w:val="Briefkopf"/>
    <w:basedOn w:val="Standard"/>
    <w:next w:val="Standard"/>
    <w:link w:val="berschrift1Zchn"/>
    <w:qFormat/>
    <w:rsid w:val="00CB0E73"/>
    <w:pPr>
      <w:keepNext/>
      <w:outlineLvl w:val="0"/>
    </w:pPr>
    <w:rPr>
      <w:b w:val="0"/>
      <w:sz w:val="17"/>
    </w:rPr>
  </w:style>
  <w:style w:type="paragraph" w:styleId="berschrift2">
    <w:name w:val="heading 2"/>
    <w:basedOn w:val="Standard"/>
    <w:next w:val="Standard"/>
    <w:pPr>
      <w:keepNext/>
      <w:outlineLvl w:val="1"/>
    </w:pPr>
    <w:rPr>
      <w:rFonts w:ascii="Palatino" w:hAnsi="Palatino"/>
      <w:sz w:val="30"/>
    </w:rPr>
  </w:style>
  <w:style w:type="paragraph" w:styleId="berschrift3">
    <w:name w:val="heading 3"/>
    <w:aliases w:val="Absender"/>
    <w:basedOn w:val="Standard"/>
    <w:next w:val="Standard"/>
    <w:qFormat/>
    <w:rsid w:val="006632FD"/>
    <w:pPr>
      <w:keepNext/>
      <w:spacing w:before="2100" w:after="60"/>
      <w:outlineLvl w:val="2"/>
    </w:pPr>
    <w:rPr>
      <w:rFonts w:ascii="Roboto" w:hAnsi="Roboto"/>
      <w:b w:val="0"/>
      <w:sz w:val="14"/>
    </w:rPr>
  </w:style>
  <w:style w:type="paragraph" w:styleId="berschrift4">
    <w:name w:val="heading 4"/>
    <w:basedOn w:val="Standard"/>
    <w:next w:val="Standard"/>
    <w:link w:val="berschrift4Zchn"/>
    <w:uiPriority w:val="9"/>
    <w:unhideWhenUsed/>
    <w:rsid w:val="002B36A1"/>
    <w:pPr>
      <w:keepNext/>
      <w:keepLines/>
      <w:spacing w:before="200"/>
      <w:outlineLvl w:val="3"/>
    </w:pPr>
    <w:rPr>
      <w:rFonts w:asciiTheme="majorHAnsi" w:eastAsiaTheme="majorEastAsia" w:hAnsiTheme="majorHAnsi" w:cstheme="majorBidi"/>
      <w:b w:val="0"/>
      <w:bCs/>
      <w:i/>
      <w:iCs/>
      <w:color w:val="4F81BD" w:themeColor="accent1"/>
    </w:rPr>
  </w:style>
  <w:style w:type="paragraph" w:styleId="berschrift5">
    <w:name w:val="heading 5"/>
    <w:aliases w:val="Adresse"/>
    <w:next w:val="Standard"/>
    <w:link w:val="berschrift5Zchn"/>
    <w:autoRedefine/>
    <w:uiPriority w:val="9"/>
    <w:unhideWhenUsed/>
    <w:qFormat/>
    <w:rsid w:val="00A4623D"/>
    <w:pPr>
      <w:widowControl w:val="0"/>
      <w:spacing w:line="264" w:lineRule="auto"/>
      <w:outlineLvl w:val="4"/>
    </w:pPr>
    <w:rPr>
      <w:rFonts w:ascii="Roboto" w:eastAsiaTheme="majorEastAsia" w:hAnsi="Roboto" w:cstheme="majorBidi"/>
    </w:rPr>
  </w:style>
  <w:style w:type="paragraph" w:styleId="berschrift6">
    <w:name w:val="heading 6"/>
    <w:aliases w:val="Text"/>
    <w:next w:val="Standard"/>
    <w:link w:val="berschrift6Zchn"/>
    <w:uiPriority w:val="9"/>
    <w:unhideWhenUsed/>
    <w:qFormat/>
    <w:rsid w:val="002634D7"/>
    <w:pPr>
      <w:widowControl w:val="0"/>
      <w:spacing w:after="200" w:line="264" w:lineRule="auto"/>
      <w:outlineLvl w:val="5"/>
    </w:pPr>
    <w:rPr>
      <w:rFonts w:ascii="Roboto" w:eastAsiaTheme="majorEastAsia" w:hAnsi="Roboto" w:cstheme="majorBidi"/>
      <w:i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semiHidden/>
    <w:pPr>
      <w:tabs>
        <w:tab w:val="center" w:pos="4536"/>
        <w:tab w:val="right" w:pos="9072"/>
      </w:tabs>
    </w:pPr>
  </w:style>
  <w:style w:type="paragraph" w:styleId="Fuzeile">
    <w:name w:val="footer"/>
    <w:basedOn w:val="Standard"/>
    <w:semiHidden/>
    <w:pPr>
      <w:tabs>
        <w:tab w:val="center" w:pos="4536"/>
        <w:tab w:val="right" w:pos="9072"/>
      </w:tabs>
    </w:pPr>
  </w:style>
  <w:style w:type="character" w:styleId="Hyperlink">
    <w:name w:val="Hyperlink"/>
    <w:semiHidden/>
    <w:rPr>
      <w:color w:val="0000FF"/>
      <w:u w:val="single"/>
    </w:rPr>
  </w:style>
  <w:style w:type="paragraph" w:styleId="Textkrper">
    <w:name w:val="Body Text"/>
    <w:basedOn w:val="Standard"/>
    <w:link w:val="TextkrperZchn"/>
    <w:semiHidden/>
    <w:pPr>
      <w:spacing w:before="120"/>
    </w:pPr>
  </w:style>
  <w:style w:type="paragraph" w:styleId="Sprechblasentext">
    <w:name w:val="Balloon Text"/>
    <w:basedOn w:val="Standard"/>
    <w:link w:val="SprechblasentextZchn"/>
    <w:uiPriority w:val="99"/>
    <w:semiHidden/>
    <w:unhideWhenUsed/>
    <w:rsid w:val="008E487A"/>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8E487A"/>
    <w:rPr>
      <w:rFonts w:ascii="Tahoma" w:hAnsi="Tahoma" w:cs="Tahoma"/>
      <w:sz w:val="16"/>
      <w:szCs w:val="16"/>
    </w:rPr>
  </w:style>
  <w:style w:type="paragraph" w:customStyle="1" w:styleId="Betreff">
    <w:name w:val="Betreff"/>
    <w:next w:val="FSUtext"/>
    <w:qFormat/>
    <w:rsid w:val="00354BC3"/>
    <w:pPr>
      <w:spacing w:before="600" w:after="480"/>
    </w:pPr>
    <w:rPr>
      <w:rFonts w:ascii="Roboto" w:eastAsia="SimSun" w:hAnsi="Roboto" w:cs="Arial"/>
      <w:b/>
      <w:color w:val="000000" w:themeColor="text1"/>
      <w:sz w:val="22"/>
      <w:szCs w:val="17"/>
      <w:lang w:eastAsia="en-US"/>
    </w:rPr>
  </w:style>
  <w:style w:type="paragraph" w:customStyle="1" w:styleId="FSUklein">
    <w:name w:val="FSU klein"/>
    <w:basedOn w:val="FSUtext"/>
    <w:rsid w:val="00765715"/>
    <w:rPr>
      <w:sz w:val="12"/>
      <w:szCs w:val="12"/>
    </w:rPr>
  </w:style>
  <w:style w:type="paragraph" w:customStyle="1" w:styleId="FSUtext">
    <w:name w:val="FSU text"/>
    <w:rsid w:val="00765715"/>
    <w:pPr>
      <w:spacing w:line="288" w:lineRule="auto"/>
    </w:pPr>
    <w:rPr>
      <w:rFonts w:ascii="Roboto" w:eastAsia="SimSun" w:hAnsi="Roboto" w:cs="Arial"/>
      <w:sz w:val="19"/>
      <w:szCs w:val="17"/>
      <w:lang w:eastAsia="en-US"/>
    </w:rPr>
  </w:style>
  <w:style w:type="character" w:styleId="Fett">
    <w:name w:val="Strong"/>
    <w:aliases w:val="FSU adresse"/>
    <w:rsid w:val="00765715"/>
    <w:rPr>
      <w:rFonts w:ascii="Roboto Condensed" w:hAnsi="Roboto Condensed"/>
      <w:b w:val="0"/>
      <w:bCs/>
      <w:i w:val="0"/>
      <w:sz w:val="16"/>
    </w:rPr>
  </w:style>
  <w:style w:type="character" w:styleId="Hervorhebung">
    <w:name w:val="Emphasis"/>
    <w:aliases w:val="FSU Zitat"/>
    <w:rsid w:val="00765715"/>
    <w:rPr>
      <w:rFonts w:ascii="Roboto" w:hAnsi="Roboto"/>
      <w:i/>
      <w:iCs/>
      <w:sz w:val="19"/>
    </w:rPr>
  </w:style>
  <w:style w:type="paragraph" w:styleId="Titel">
    <w:name w:val="Title"/>
    <w:basedOn w:val="Standard"/>
    <w:next w:val="Standard"/>
    <w:link w:val="TitelZchn"/>
    <w:uiPriority w:val="10"/>
    <w:qFormat/>
    <w:rsid w:val="002B36A1"/>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2B36A1"/>
    <w:rPr>
      <w:rFonts w:asciiTheme="majorHAnsi" w:eastAsiaTheme="majorEastAsia" w:hAnsiTheme="majorHAnsi" w:cstheme="majorBidi"/>
      <w:b/>
      <w:color w:val="17365D" w:themeColor="text2" w:themeShade="BF"/>
      <w:spacing w:val="5"/>
      <w:kern w:val="28"/>
      <w:sz w:val="52"/>
      <w:szCs w:val="52"/>
    </w:rPr>
  </w:style>
  <w:style w:type="character" w:customStyle="1" w:styleId="berschrift4Zchn">
    <w:name w:val="Überschrift 4 Zchn"/>
    <w:basedOn w:val="Absatz-Standardschriftart"/>
    <w:link w:val="berschrift4"/>
    <w:uiPriority w:val="9"/>
    <w:rsid w:val="002B36A1"/>
    <w:rPr>
      <w:rFonts w:asciiTheme="majorHAnsi" w:eastAsiaTheme="majorEastAsia" w:hAnsiTheme="majorHAnsi" w:cstheme="majorBidi"/>
      <w:bCs/>
      <w:i/>
      <w:iCs/>
      <w:color w:val="4F81BD" w:themeColor="accent1"/>
      <w:sz w:val="19"/>
    </w:rPr>
  </w:style>
  <w:style w:type="character" w:customStyle="1" w:styleId="berschrift5Zchn">
    <w:name w:val="Überschrift 5 Zchn"/>
    <w:aliases w:val="Adresse Zchn"/>
    <w:basedOn w:val="Absatz-Standardschriftart"/>
    <w:link w:val="berschrift5"/>
    <w:uiPriority w:val="9"/>
    <w:rsid w:val="00A4623D"/>
    <w:rPr>
      <w:rFonts w:ascii="Roboto" w:eastAsiaTheme="majorEastAsia" w:hAnsi="Roboto" w:cstheme="majorBidi"/>
    </w:rPr>
  </w:style>
  <w:style w:type="character" w:customStyle="1" w:styleId="berschrift1Zchn">
    <w:name w:val="Überschrift 1 Zchn"/>
    <w:aliases w:val="Briefkopf Zchn"/>
    <w:basedOn w:val="Absatz-Standardschriftart"/>
    <w:link w:val="berschrift1"/>
    <w:rsid w:val="00A46677"/>
    <w:rPr>
      <w:rFonts w:ascii="Roboto Condensed" w:hAnsi="Roboto Condensed"/>
      <w:sz w:val="17"/>
    </w:rPr>
  </w:style>
  <w:style w:type="character" w:customStyle="1" w:styleId="TextkrperZchn">
    <w:name w:val="Textkörper Zchn"/>
    <w:basedOn w:val="Absatz-Standardschriftart"/>
    <w:link w:val="Textkrper"/>
    <w:semiHidden/>
    <w:rsid w:val="00A46677"/>
    <w:rPr>
      <w:rFonts w:ascii="Roboto Condensed" w:hAnsi="Roboto Condensed"/>
      <w:b/>
    </w:rPr>
  </w:style>
  <w:style w:type="character" w:customStyle="1" w:styleId="berschrift6Zchn">
    <w:name w:val="Überschrift 6 Zchn"/>
    <w:aliases w:val="Text Zchn"/>
    <w:basedOn w:val="Absatz-Standardschriftart"/>
    <w:link w:val="berschrift6"/>
    <w:uiPriority w:val="9"/>
    <w:rsid w:val="002634D7"/>
    <w:rPr>
      <w:rFonts w:ascii="Roboto" w:eastAsiaTheme="majorEastAsia" w:hAnsi="Roboto" w:cstheme="majorBidi"/>
      <w:iCs/>
    </w:rPr>
  </w:style>
  <w:style w:type="paragraph" w:styleId="Textkrper2">
    <w:name w:val="Body Text 2"/>
    <w:basedOn w:val="Standard"/>
    <w:link w:val="Textkrper2Zchn"/>
    <w:uiPriority w:val="99"/>
    <w:unhideWhenUsed/>
    <w:rsid w:val="00A916CC"/>
    <w:pPr>
      <w:spacing w:after="120" w:line="480" w:lineRule="auto"/>
    </w:pPr>
  </w:style>
  <w:style w:type="character" w:customStyle="1" w:styleId="Textkrper2Zchn">
    <w:name w:val="Textkörper 2 Zchn"/>
    <w:basedOn w:val="Absatz-Standardschriftart"/>
    <w:link w:val="Textkrper2"/>
    <w:uiPriority w:val="99"/>
    <w:rsid w:val="00A916CC"/>
    <w:rPr>
      <w:rFonts w:ascii="Roboto Condensed" w:hAnsi="Roboto Condensed"/>
      <w:b/>
    </w:rPr>
  </w:style>
  <w:style w:type="paragraph" w:styleId="Textkrper3">
    <w:name w:val="Body Text 3"/>
    <w:basedOn w:val="Standard"/>
    <w:link w:val="Textkrper3Zchn"/>
    <w:uiPriority w:val="99"/>
    <w:semiHidden/>
    <w:unhideWhenUsed/>
    <w:rsid w:val="00A916CC"/>
    <w:pPr>
      <w:spacing w:after="120"/>
    </w:pPr>
    <w:rPr>
      <w:sz w:val="16"/>
      <w:szCs w:val="16"/>
    </w:rPr>
  </w:style>
  <w:style w:type="character" w:customStyle="1" w:styleId="Textkrper3Zchn">
    <w:name w:val="Textkörper 3 Zchn"/>
    <w:basedOn w:val="Absatz-Standardschriftart"/>
    <w:link w:val="Textkrper3"/>
    <w:uiPriority w:val="99"/>
    <w:semiHidden/>
    <w:rsid w:val="00A916CC"/>
    <w:rPr>
      <w:rFonts w:ascii="Roboto Condensed" w:hAnsi="Roboto Condensed"/>
      <w:b/>
      <w:sz w:val="16"/>
      <w:szCs w:val="16"/>
    </w:rPr>
  </w:style>
  <w:style w:type="paragraph" w:styleId="Listenabsatz">
    <w:name w:val="List Paragraph"/>
    <w:basedOn w:val="Standard"/>
    <w:uiPriority w:val="34"/>
    <w:qFormat/>
    <w:rsid w:val="00D918AC"/>
    <w:pPr>
      <w:ind w:left="720"/>
      <w:contextualSpacing/>
    </w:pPr>
  </w:style>
  <w:style w:type="character" w:styleId="BesuchterLink">
    <w:name w:val="FollowedHyperlink"/>
    <w:basedOn w:val="Absatz-Standardschriftart"/>
    <w:uiPriority w:val="99"/>
    <w:semiHidden/>
    <w:unhideWhenUsed/>
    <w:rsid w:val="009923EC"/>
    <w:rPr>
      <w:color w:val="800080" w:themeColor="followedHyperlink"/>
      <w:u w:val="single"/>
    </w:rPr>
  </w:style>
  <w:style w:type="character" w:styleId="NichtaufgelsteErwhnung">
    <w:name w:val="Unresolved Mention"/>
    <w:basedOn w:val="Absatz-Standardschriftart"/>
    <w:uiPriority w:val="99"/>
    <w:semiHidden/>
    <w:unhideWhenUsed/>
    <w:rsid w:val="00177396"/>
    <w:rPr>
      <w:color w:val="605E5C"/>
      <w:shd w:val="clear" w:color="auto" w:fill="E1DFDD"/>
    </w:rPr>
  </w:style>
  <w:style w:type="character" w:styleId="Kommentarzeichen">
    <w:name w:val="annotation reference"/>
    <w:basedOn w:val="Absatz-Standardschriftart"/>
    <w:uiPriority w:val="99"/>
    <w:semiHidden/>
    <w:unhideWhenUsed/>
    <w:rsid w:val="002A78EC"/>
    <w:rPr>
      <w:sz w:val="16"/>
      <w:szCs w:val="16"/>
    </w:rPr>
  </w:style>
  <w:style w:type="paragraph" w:styleId="Kommentartext">
    <w:name w:val="annotation text"/>
    <w:basedOn w:val="Standard"/>
    <w:link w:val="KommentartextZchn"/>
    <w:uiPriority w:val="99"/>
    <w:semiHidden/>
    <w:unhideWhenUsed/>
    <w:rsid w:val="002A78EC"/>
    <w:pPr>
      <w:spacing w:line="240" w:lineRule="auto"/>
    </w:pPr>
  </w:style>
  <w:style w:type="character" w:customStyle="1" w:styleId="KommentartextZchn">
    <w:name w:val="Kommentartext Zchn"/>
    <w:basedOn w:val="Absatz-Standardschriftart"/>
    <w:link w:val="Kommentartext"/>
    <w:uiPriority w:val="99"/>
    <w:semiHidden/>
    <w:rsid w:val="002A78EC"/>
    <w:rPr>
      <w:rFonts w:ascii="Roboto Condensed" w:hAnsi="Roboto Condensed"/>
      <w:b/>
    </w:rPr>
  </w:style>
  <w:style w:type="paragraph" w:styleId="Kommentarthema">
    <w:name w:val="annotation subject"/>
    <w:basedOn w:val="Kommentartext"/>
    <w:next w:val="Kommentartext"/>
    <w:link w:val="KommentarthemaZchn"/>
    <w:uiPriority w:val="99"/>
    <w:semiHidden/>
    <w:unhideWhenUsed/>
    <w:rsid w:val="002A78EC"/>
    <w:rPr>
      <w:bCs/>
    </w:rPr>
  </w:style>
  <w:style w:type="character" w:customStyle="1" w:styleId="KommentarthemaZchn">
    <w:name w:val="Kommentarthema Zchn"/>
    <w:basedOn w:val="KommentartextZchn"/>
    <w:link w:val="Kommentarthema"/>
    <w:uiPriority w:val="99"/>
    <w:semiHidden/>
    <w:rsid w:val="002A78EC"/>
    <w:rPr>
      <w:rFonts w:ascii="Roboto Condensed" w:hAnsi="Roboto Condensed"/>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23595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llgpsy.uni-jena.de/" TargetMode="External"/><Relationship Id="rId13" Type="http://schemas.openxmlformats.org/officeDocument/2006/relationships/image" Target="media/image1.png"/><Relationship Id="rId18" Type="http://schemas.openxmlformats.org/officeDocument/2006/relationships/header" Target="header3.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comments" Target="comments.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www.voice.uni-jena.de/" TargetMode="External"/><Relationship Id="rId14" Type="http://schemas.openxmlformats.org/officeDocument/2006/relationships/header" Target="header1.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x5sida2.FSUJENA\Desktop\Briefkopf_Pr&#228;sident.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9F27B4-EFE1-4514-A8D2-A31934DE81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Briefkopf_Präsident.dotx</Template>
  <TotalTime>0</TotalTime>
  <Pages>2</Pages>
  <Words>901</Words>
  <Characters>5683</Characters>
  <Application>Microsoft Office Word</Application>
  <DocSecurity>0</DocSecurity>
  <Lines>47</Lines>
  <Paragraphs>13</Paragraphs>
  <ScaleCrop>false</ScaleCrop>
  <HeadingPairs>
    <vt:vector size="2" baseType="variant">
      <vt:variant>
        <vt:lpstr>Titel</vt:lpstr>
      </vt:variant>
      <vt:variant>
        <vt:i4>1</vt:i4>
      </vt:variant>
    </vt:vector>
  </HeadingPairs>
  <TitlesOfParts>
    <vt:vector size="1" baseType="lpstr">
      <vt:lpstr/>
    </vt:vector>
  </TitlesOfParts>
  <Company>Hafner-Marketing</Company>
  <LinksUpToDate>false</LinksUpToDate>
  <CharactersWithSpaces>6571</CharactersWithSpaces>
  <SharedDoc>false</SharedDoc>
  <HLinks>
    <vt:vector size="12" baseType="variant">
      <vt:variant>
        <vt:i4>7471199</vt:i4>
      </vt:variant>
      <vt:variant>
        <vt:i4>1037</vt:i4>
      </vt:variant>
      <vt:variant>
        <vt:i4>1025</vt:i4>
      </vt:variant>
      <vt:variant>
        <vt:i4>1</vt:i4>
      </vt:variant>
      <vt:variant>
        <vt:lpwstr>A:\logo.bmp</vt:lpwstr>
      </vt:variant>
      <vt:variant>
        <vt:lpwstr/>
      </vt:variant>
      <vt:variant>
        <vt:i4>5701743</vt:i4>
      </vt:variant>
      <vt:variant>
        <vt:i4>1040</vt:i4>
      </vt:variant>
      <vt:variant>
        <vt:i4>1026</vt:i4>
      </vt:variant>
      <vt:variant>
        <vt:i4>1</vt:i4>
      </vt:variant>
      <vt:variant>
        <vt:lpwstr>A:\wortmarke.bmp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Liana Franke</dc:creator>
  <cp:lastModifiedBy>Christine Nussbaum</cp:lastModifiedBy>
  <cp:revision>15</cp:revision>
  <cp:lastPrinted>2023-02-03T09:36:00Z</cp:lastPrinted>
  <dcterms:created xsi:type="dcterms:W3CDTF">2026-02-24T08:41:00Z</dcterms:created>
  <dcterms:modified xsi:type="dcterms:W3CDTF">2026-02-25T13:21:00Z</dcterms:modified>
</cp:coreProperties>
</file>