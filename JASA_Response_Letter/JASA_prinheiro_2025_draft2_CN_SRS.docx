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CED4" w14:textId="7C0B8507" w:rsidR="005C35DF" w:rsidRDefault="00ED322A" w:rsidP="00ED322A">
      <w:pPr>
        <w:pStyle w:val="berschrift2"/>
        <w:jc w:val="center"/>
        <w:rPr>
          <w:lang w:val="en-US"/>
        </w:rPr>
      </w:pPr>
      <w:commentRangeStart w:id="0"/>
      <w:r w:rsidRPr="00ED322A">
        <w:rPr>
          <w:lang w:val="en-US"/>
        </w:rPr>
        <w:t>Beyond the Self</w:t>
      </w:r>
      <w:r>
        <w:rPr>
          <w:lang w:val="en-US"/>
        </w:rPr>
        <w:t xml:space="preserve"> -</w:t>
      </w:r>
      <w:r w:rsidRPr="00ED322A">
        <w:rPr>
          <w:lang w:val="en-US"/>
        </w:rPr>
        <w:t xml:space="preserve"> Current Challenges for Self-relevance to Become Relevant in Understanding Voice Naturalness</w:t>
      </w:r>
      <w:r>
        <w:rPr>
          <w:lang w:val="en-US"/>
        </w:rPr>
        <w:t>:</w:t>
      </w:r>
      <w:r w:rsidRPr="00ED322A">
        <w:rPr>
          <w:lang w:val="en-US"/>
        </w:rPr>
        <w:t xml:space="preserve"> </w:t>
      </w:r>
      <w:del w:id="1" w:author="Stefan Schweinberger" w:date="2025-12-15T18:09:00Z" w16du:dateUtc="2025-12-15T17:09:00Z">
        <w:r w:rsidR="005C35DF" w:rsidDel="000027CE">
          <w:rPr>
            <w:lang w:val="en-US"/>
          </w:rPr>
          <w:delText xml:space="preserve">Response </w:delText>
        </w:r>
      </w:del>
      <w:ins w:id="2" w:author="Stefan Schweinberger" w:date="2025-12-15T18:09:00Z" w16du:dateUtc="2025-12-15T17:09:00Z">
        <w:r w:rsidR="000027CE">
          <w:rPr>
            <w:lang w:val="en-US"/>
          </w:rPr>
          <w:t xml:space="preserve">A Reply </w:t>
        </w:r>
      </w:ins>
      <w:del w:id="3" w:author="Stefan Schweinberger" w:date="2025-12-15T18:09:00Z" w16du:dateUtc="2025-12-15T17:09:00Z">
        <w:r w:rsidR="005C35DF" w:rsidDel="000027CE">
          <w:rPr>
            <w:lang w:val="en-US"/>
          </w:rPr>
          <w:delText xml:space="preserve">letter </w:delText>
        </w:r>
      </w:del>
      <w:r w:rsidR="005C35DF">
        <w:rPr>
          <w:lang w:val="en-US"/>
        </w:rPr>
        <w:t>to Pinheiro (2025)</w:t>
      </w:r>
      <w:commentRangeEnd w:id="0"/>
      <w:r>
        <w:rPr>
          <w:rStyle w:val="Kommentarzeichen"/>
          <w:rFonts w:asciiTheme="minorHAnsi" w:eastAsiaTheme="minorHAnsi" w:hAnsiTheme="minorHAnsi" w:cstheme="minorBidi"/>
          <w:color w:val="auto"/>
        </w:rPr>
        <w:commentReference w:id="0"/>
      </w:r>
    </w:p>
    <w:p w14:paraId="4EFA4E58" w14:textId="77777777" w:rsidR="00CD5628" w:rsidRDefault="00CD5628" w:rsidP="00157F25">
      <w:pPr>
        <w:rPr>
          <w:ins w:id="4" w:author="Stefan Schweinberger" w:date="2025-12-16T01:28:00Z" w16du:dateUtc="2025-12-16T00:28:00Z"/>
          <w:lang w:val="en-US"/>
        </w:rPr>
      </w:pPr>
    </w:p>
    <w:p w14:paraId="11DE4144" w14:textId="56931F22" w:rsidR="00414CCD" w:rsidRDefault="00884D27" w:rsidP="00157F25">
      <w:pPr>
        <w:rPr>
          <w:lang w:val="en-US"/>
        </w:rPr>
      </w:pPr>
      <w:del w:id="5" w:author="Stefan Schweinberger" w:date="2025-12-16T01:29:00Z" w16du:dateUtc="2025-12-16T00:29:00Z">
        <w:r w:rsidDel="00CD5628">
          <w:rPr>
            <w:lang w:val="en-US"/>
          </w:rPr>
          <w:delText>Last year, w</w:delText>
        </w:r>
      </w:del>
      <w:ins w:id="6" w:author="Stefan Schweinberger" w:date="2025-12-16T01:29:00Z" w16du:dateUtc="2025-12-16T00:29:00Z">
        <w:r w:rsidR="00CD5628">
          <w:rPr>
            <w:lang w:val="en-US"/>
          </w:rPr>
          <w:t>W</w:t>
        </w:r>
      </w:ins>
      <w:r>
        <w:rPr>
          <w:lang w:val="en-US"/>
        </w:rPr>
        <w:t>e</w:t>
      </w:r>
      <w:r w:rsidR="00B4029B">
        <w:rPr>
          <w:lang w:val="en-US"/>
        </w:rPr>
        <w:t xml:space="preserve"> </w:t>
      </w:r>
      <w:ins w:id="7" w:author="Stefan Schweinberger" w:date="2025-12-16T01:29:00Z" w16du:dateUtc="2025-12-16T00:29:00Z">
        <w:r w:rsidR="00CD5628">
          <w:rPr>
            <w:lang w:val="en-US"/>
          </w:rPr>
          <w:t xml:space="preserve">recently </w:t>
        </w:r>
      </w:ins>
      <w:r w:rsidR="00B4029B">
        <w:rPr>
          <w:lang w:val="en-US"/>
        </w:rPr>
        <w:t xml:space="preserve">published a framework </w:t>
      </w:r>
      <w:r w:rsidR="00AB7BD3">
        <w:rPr>
          <w:lang w:val="en-US"/>
        </w:rPr>
        <w:t xml:space="preserve">for </w:t>
      </w:r>
      <w:r w:rsidR="00B4029B">
        <w:rPr>
          <w:lang w:val="en-US"/>
        </w:rPr>
        <w:t>voice naturalness</w:t>
      </w:r>
      <w:r>
        <w:rPr>
          <w:lang w:val="en-US"/>
        </w:rPr>
        <w:t xml:space="preserve">, with </w:t>
      </w:r>
      <w:del w:id="8" w:author="Stefan Schweinberger" w:date="2025-12-15T10:33:00Z" w16du:dateUtc="2025-12-15T09:33:00Z">
        <w:r w:rsidDel="00ED322A">
          <w:rPr>
            <w:lang w:val="en-US"/>
          </w:rPr>
          <w:delText xml:space="preserve">the intention to </w:delText>
        </w:r>
      </w:del>
      <w:r>
        <w:rPr>
          <w:lang w:val="en-US"/>
        </w:rPr>
        <w:t>offer</w:t>
      </w:r>
      <w:ins w:id="9" w:author="Stefan Schweinberger" w:date="2025-12-15T10:33:00Z" w16du:dateUtc="2025-12-15T09:33:00Z">
        <w:r w:rsidR="00ED322A">
          <w:rPr>
            <w:lang w:val="en-US"/>
          </w:rPr>
          <w:t>s</w:t>
        </w:r>
      </w:ins>
      <w:r>
        <w:rPr>
          <w:lang w:val="en-US"/>
        </w:rPr>
        <w:t xml:space="preserve"> a </w:t>
      </w:r>
      <w:r w:rsidRPr="00884D27">
        <w:rPr>
          <w:lang w:val="en-US"/>
        </w:rPr>
        <w:t xml:space="preserve">concise </w:t>
      </w:r>
      <w:del w:id="10" w:author="Stefan Schweinberger" w:date="2025-12-15T10:34:00Z" w16du:dateUtc="2025-12-15T09:34:00Z">
        <w:r w:rsidRPr="00884D27" w:rsidDel="00ED322A">
          <w:rPr>
            <w:lang w:val="en-US"/>
          </w:rPr>
          <w:delText>definition</w:delText>
        </w:r>
        <w:r w:rsidDel="00ED322A">
          <w:rPr>
            <w:lang w:val="en-US"/>
          </w:rPr>
          <w:delText xml:space="preserve"> </w:delText>
        </w:r>
      </w:del>
      <w:ins w:id="11" w:author="Stefan Schweinberger" w:date="2025-12-15T10:34:00Z" w16du:dateUtc="2025-12-15T09:34:00Z">
        <w:r w:rsidR="00ED322A">
          <w:rPr>
            <w:lang w:val="en-US"/>
          </w:rPr>
          <w:t xml:space="preserve">conceptualization </w:t>
        </w:r>
      </w:ins>
      <w:r>
        <w:rPr>
          <w:lang w:val="en-US"/>
        </w:rPr>
        <w:t xml:space="preserve">of naturalness, </w:t>
      </w:r>
      <w:del w:id="12" w:author="Stefan Schweinberger" w:date="2025-12-15T18:09:00Z" w16du:dateUtc="2025-12-15T17:09:00Z">
        <w:r w:rsidDel="000027CE">
          <w:rPr>
            <w:lang w:val="en-US"/>
          </w:rPr>
          <w:delText xml:space="preserve">which </w:delText>
        </w:r>
      </w:del>
      <w:r>
        <w:rPr>
          <w:lang w:val="en-US"/>
        </w:rPr>
        <w:t>is rooted in theoretical models on voice perception</w:t>
      </w:r>
      <w:ins w:id="13" w:author="Stefan Schweinberger" w:date="2025-12-15T18:10:00Z" w16du:dateUtc="2025-12-15T17:10:00Z">
        <w:r w:rsidR="000027CE">
          <w:rPr>
            <w:lang w:val="en-US"/>
          </w:rPr>
          <w:t>,</w:t>
        </w:r>
      </w:ins>
      <w:r>
        <w:rPr>
          <w:lang w:val="en-US"/>
        </w:rPr>
        <w:t xml:space="preserve"> and </w:t>
      </w:r>
      <w:r w:rsidR="00414CCD">
        <w:rPr>
          <w:lang w:val="en-US"/>
        </w:rPr>
        <w:t xml:space="preserve">is </w:t>
      </w:r>
      <w:r>
        <w:rPr>
          <w:lang w:val="en-US"/>
        </w:rPr>
        <w:t>flexibly applicable to diverse empirical con</w:t>
      </w:r>
      <w:r w:rsidR="00414CCD">
        <w:rPr>
          <w:lang w:val="en-US"/>
        </w:rPr>
        <w:t>texts</w:t>
      </w:r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5b92f2ba-426e-4192-b070-20bea09a1a48"/>
          <w:id w:val="-1735305175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A3ZjMzNmQ1LWFkOTYtNDhlNi1hZTBmLWUxNDdmOTAyZWNiY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ViOTJmMmJhLTQyNmUtNDE5Mi1iMDcwLTIwYmVhMDlhMWE0OCIsIlRleHQiOiIoTnVzc2JhdW0gZXQgYWwuLCAyMDI1KSIsIldBSVZlcnNpb24iOiI2LjExLjAuMCJ9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(Nussbaum et al., 2025)</w:t>
          </w:r>
          <w:r w:rsidR="00AB7BD3">
            <w:rPr>
              <w:lang w:val="en-US"/>
            </w:rPr>
            <w:fldChar w:fldCharType="end"/>
          </w:r>
        </w:sdtContent>
      </w:sdt>
      <w:r w:rsidR="00B4029B">
        <w:rPr>
          <w:lang w:val="en-US"/>
        </w:rPr>
        <w:t>.</w:t>
      </w:r>
      <w:r w:rsidR="004A28A1">
        <w:rPr>
          <w:lang w:val="en-US"/>
        </w:rPr>
        <w:t xml:space="preserve"> </w:t>
      </w:r>
      <w:r w:rsidR="00414CCD">
        <w:rPr>
          <w:lang w:val="en-US"/>
        </w:rPr>
        <w:t xml:space="preserve">In a nutshell, we </w:t>
      </w:r>
      <w:r w:rsidR="00414CCD" w:rsidRPr="00414CCD">
        <w:rPr>
          <w:lang w:val="en-US"/>
        </w:rPr>
        <w:t>propose</w:t>
      </w:r>
      <w:r w:rsidR="00414CCD">
        <w:rPr>
          <w:lang w:val="en-US"/>
        </w:rPr>
        <w:t>d</w:t>
      </w:r>
      <w:r w:rsidR="00414CCD" w:rsidRPr="00414CCD">
        <w:rPr>
          <w:lang w:val="en-US"/>
        </w:rPr>
        <w:t xml:space="preserve"> a taxonomy with two distinct types: deviation-based naturalness and human-likeness-based naturalness</w:t>
      </w:r>
      <w:r w:rsidR="00414CCD">
        <w:rPr>
          <w:lang w:val="en-US"/>
        </w:rPr>
        <w:t xml:space="preserve">. </w:t>
      </w:r>
      <w:r w:rsidR="00414CCD" w:rsidRPr="00414CCD">
        <w:rPr>
          <w:lang w:val="en-US"/>
        </w:rPr>
        <w:t xml:space="preserve">The deviation-based approach assesses naturalness in terms of distance away from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reference, while the human-likeness-based approach assesses naturalness according to its similarity to </w:t>
      </w:r>
      <w:r w:rsidR="00414CCD">
        <w:rPr>
          <w:lang w:val="en-US"/>
        </w:rPr>
        <w:t>a</w:t>
      </w:r>
      <w:r w:rsidR="00414CCD" w:rsidRPr="00414CCD">
        <w:rPr>
          <w:lang w:val="en-US"/>
        </w:rPr>
        <w:t xml:space="preserve"> </w:t>
      </w:r>
      <w:r w:rsidR="00414CCD">
        <w:rPr>
          <w:lang w:val="en-US"/>
        </w:rPr>
        <w:t xml:space="preserve">specific </w:t>
      </w:r>
      <w:r w:rsidR="00414CCD" w:rsidRPr="00414CCD">
        <w:rPr>
          <w:lang w:val="en-US"/>
        </w:rPr>
        <w:t>reference</w:t>
      </w:r>
      <w:del w:id="14" w:author="Stefan Schweinberger" w:date="2025-12-15T10:34:00Z" w16du:dateUtc="2025-12-15T09:34:00Z">
        <w:r w:rsidR="00414CCD" w:rsidDel="00ED322A">
          <w:rPr>
            <w:lang w:val="en-US"/>
          </w:rPr>
          <w:delText xml:space="preserve">, </w:delText>
        </w:r>
      </w:del>
      <w:ins w:id="15" w:author="Stefan Schweinberger" w:date="2025-12-15T10:34:00Z" w16du:dateUtc="2025-12-15T09:34:00Z">
        <w:r w:rsidR="00ED322A">
          <w:rPr>
            <w:lang w:val="en-US"/>
          </w:rPr>
          <w:t xml:space="preserve"> – </w:t>
        </w:r>
      </w:ins>
      <w:del w:id="16" w:author="Stefan Schweinberger" w:date="2025-12-15T10:34:00Z" w16du:dateUtc="2025-12-15T09:34:00Z">
        <w:r w:rsidR="004773F4" w:rsidDel="00ED322A">
          <w:rPr>
            <w:lang w:val="en-US"/>
          </w:rPr>
          <w:delText>namely</w:delText>
        </w:r>
        <w:r w:rsidR="00414CCD" w:rsidDel="00ED322A">
          <w:rPr>
            <w:lang w:val="en-US"/>
          </w:rPr>
          <w:delText xml:space="preserve"> </w:delText>
        </w:r>
      </w:del>
      <w:r w:rsidR="00414CCD">
        <w:rPr>
          <w:lang w:val="en-US"/>
        </w:rPr>
        <w:t>the human voice</w:t>
      </w:r>
      <w:r w:rsidR="00414CCD" w:rsidRPr="00414CCD">
        <w:rPr>
          <w:lang w:val="en-US"/>
        </w:rPr>
        <w:t>.</w:t>
      </w:r>
      <w:r w:rsidR="00414CCD">
        <w:rPr>
          <w:lang w:val="en-US"/>
        </w:rPr>
        <w:t xml:space="preserve"> </w:t>
      </w:r>
      <w:ins w:id="17" w:author="Stefan Schweinberger" w:date="2025-12-15T10:35:00Z" w16du:dateUtc="2025-12-15T09:35:00Z">
        <w:r w:rsidR="00ED322A">
          <w:rPr>
            <w:lang w:val="en-US"/>
          </w:rPr>
          <w:t>With v</w:t>
        </w:r>
      </w:ins>
      <w:del w:id="18" w:author="Stefan Schweinberger" w:date="2025-12-15T10:35:00Z" w16du:dateUtc="2025-12-15T09:35:00Z">
        <w:r w:rsidR="00414CCD" w:rsidDel="00ED322A">
          <w:rPr>
            <w:lang w:val="en-US"/>
          </w:rPr>
          <w:delText>V</w:delText>
        </w:r>
      </w:del>
      <w:r w:rsidR="00414CCD">
        <w:rPr>
          <w:lang w:val="en-US"/>
        </w:rPr>
        <w:t xml:space="preserve">oice naturalness </w:t>
      </w:r>
      <w:del w:id="19" w:author="Stefan Schweinberger" w:date="2025-12-15T10:35:00Z" w16du:dateUtc="2025-12-15T09:35:00Z">
        <w:r w:rsidR="00414CCD" w:rsidDel="00ED322A">
          <w:rPr>
            <w:lang w:val="en-US"/>
          </w:rPr>
          <w:delText>is a very</w:delText>
        </w:r>
      </w:del>
      <w:ins w:id="20" w:author="Stefan Schweinberger" w:date="2025-12-15T10:35:00Z" w16du:dateUtc="2025-12-15T09:35:00Z">
        <w:r w:rsidR="00ED322A">
          <w:rPr>
            <w:lang w:val="en-US"/>
          </w:rPr>
          <w:t>being a</w:t>
        </w:r>
      </w:ins>
      <w:r w:rsidR="00414CCD">
        <w:rPr>
          <w:lang w:val="en-US"/>
        </w:rPr>
        <w:t xml:space="preserve"> diverse and highly interdisciplinary topic</w:t>
      </w:r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9e3ed7d-f5fd-4ae7-837c-8ecf7857d591"/>
          <w:id w:val="-250583838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VlMTg5YmQwLTk3ZjAtNDIwMy04N2NkLWFlODBjZDRlY2Y2OSIsIlJhbmdlTGVuZ3RoIjoyMSwiUmVmZXJlbmNlSWQiOiJiOTY3NmFiMS1lNTY4LTRjNTktYjYyNC0zMjg1OGNhYTZlN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jE0MzcvU1NXLjIwMjUtMzMiLCJVcmlTdHJpbmciOiJodHRwczovL2RvaS5vcmcvMTAuMjE0MzcvU1NXLjIwMjUtMzM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Do0MloiLCJNb2RpZmllZEJ5IjoieHVqdWlmZmhuNXMydHBtNzNrNWxsbjQ4eGsxajEwcDRiYzdzbDJvIiwiSWQiOiI2MDA2M2ZiZi0xOTM4LTRlOGQtOWExNS1kMTU4N2RiYTliN2YiLCJNb2RpZmllZE9uIjoiMjAyNS0xMi0xMFQxMjo0NDo0Mlo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odHRwczovL3d3dy5pc2NhLWFyY2hpdmUub3JnL3Nzd18yMDI1LyIsIlVyaVN0cmluZyI6Imh0dHBzOi8vd3d3LmlzY2EtYXJjaGl2ZS5vcmcvc3N3XzIwMjUv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(Pandey et al., 2025)</w:t>
          </w:r>
          <w:r w:rsidR="00AB7BD3">
            <w:rPr>
              <w:lang w:val="en-US"/>
            </w:rPr>
            <w:fldChar w:fldCharType="end"/>
          </w:r>
        </w:sdtContent>
      </w:sdt>
      <w:del w:id="21" w:author="Stefan Schweinberger" w:date="2025-12-15T10:35:00Z" w16du:dateUtc="2025-12-15T09:35:00Z">
        <w:r w:rsidR="00414CCD" w:rsidDel="00ED322A">
          <w:rPr>
            <w:lang w:val="en-US"/>
          </w:rPr>
          <w:delText>. Therefore,</w:delText>
        </w:r>
      </w:del>
      <w:r w:rsidR="00414CCD">
        <w:rPr>
          <w:lang w:val="en-US"/>
        </w:rPr>
        <w:t xml:space="preserve"> w</w:t>
      </w:r>
      <w:r w:rsidR="00D8614A">
        <w:rPr>
          <w:lang w:val="en-US"/>
        </w:rPr>
        <w:t xml:space="preserve">e </w:t>
      </w:r>
      <w:ins w:id="22" w:author="Stefan Schweinberger" w:date="2025-12-15T10:35:00Z" w16du:dateUtc="2025-12-15T09:35:00Z">
        <w:r w:rsidR="00ED322A">
          <w:rPr>
            <w:lang w:val="en-US"/>
          </w:rPr>
          <w:t>are</w:t>
        </w:r>
      </w:ins>
      <w:del w:id="23" w:author="Stefan Schweinberger" w:date="2025-12-15T10:35:00Z" w16du:dateUtc="2025-12-15T09:35:00Z">
        <w:r w:rsidR="00D8614A" w:rsidDel="00ED322A">
          <w:rPr>
            <w:lang w:val="en-US"/>
          </w:rPr>
          <w:delText>were</w:delText>
        </w:r>
      </w:del>
      <w:r w:rsidR="00D8614A">
        <w:rPr>
          <w:lang w:val="en-US"/>
        </w:rPr>
        <w:t xml:space="preserve"> </w:t>
      </w:r>
      <w:del w:id="24" w:author="Stefan Schweinberger" w:date="2025-12-16T00:01:00Z" w16du:dateUtc="2025-12-15T23:01:00Z">
        <w:r w:rsidR="00D8614A" w:rsidDel="00AE0944">
          <w:rPr>
            <w:lang w:val="en-US"/>
          </w:rPr>
          <w:delText xml:space="preserve">delighted </w:delText>
        </w:r>
      </w:del>
      <w:ins w:id="25" w:author="Stefan Schweinberger" w:date="2025-12-16T00:01:00Z" w16du:dateUtc="2025-12-15T23:01:00Z">
        <w:r w:rsidR="00AE0944">
          <w:rPr>
            <w:lang w:val="en-US"/>
          </w:rPr>
          <w:t>pleased</w:t>
        </w:r>
        <w:r w:rsidR="00AE0944">
          <w:rPr>
            <w:lang w:val="en-US"/>
          </w:rPr>
          <w:t xml:space="preserve"> </w:t>
        </w:r>
      </w:ins>
      <w:r w:rsidR="00D8614A">
        <w:rPr>
          <w:lang w:val="en-US"/>
        </w:rPr>
        <w:t xml:space="preserve">to see that our work has </w:t>
      </w:r>
      <w:ins w:id="26" w:author="Stefan Schweinberger" w:date="2025-12-15T10:35:00Z" w16du:dateUtc="2025-12-15T09:35:00Z">
        <w:r w:rsidR="00ED322A">
          <w:rPr>
            <w:lang w:val="en-US"/>
          </w:rPr>
          <w:t xml:space="preserve">already </w:t>
        </w:r>
      </w:ins>
      <w:r w:rsidR="00D8614A">
        <w:rPr>
          <w:lang w:val="en-US"/>
        </w:rPr>
        <w:t xml:space="preserve">inspired a deeper discussion on its widespread implications. </w:t>
      </w:r>
    </w:p>
    <w:p w14:paraId="125C8E3B" w14:textId="593679CA" w:rsidR="00ED322A" w:rsidRDefault="00D8614A" w:rsidP="00157F25">
      <w:pPr>
        <w:rPr>
          <w:ins w:id="27" w:author="Stefan Schweinberger" w:date="2025-12-15T10:37:00Z" w16du:dateUtc="2025-12-15T09:37:00Z"/>
          <w:lang w:val="en-US"/>
        </w:rPr>
      </w:pPr>
      <w:r>
        <w:rPr>
          <w:lang w:val="en-US"/>
        </w:rPr>
        <w:t xml:space="preserve">In a recent letter to the editor in JASA, </w:t>
      </w:r>
      <w:sdt>
        <w:sdtPr>
          <w:rPr>
            <w:lang w:val="en-US"/>
          </w:rPr>
          <w:alias w:val="To edit, see citavi.com/edit"/>
          <w:tag w:val="CitaviPlaceholder#e32a4fa6-d5a7-4154-82ec-04aa8da4dc04"/>
          <w:id w:val="-444383253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dmYzE0YWFhLWI3YzAtNDlkYS04ZTBjLWYwMGJmNzIwMzM0NSIsIkVudHJpZXMiOlt7IiRpZCI6IjIiLCIkdHlwZSI6IlN3aXNzQWNhZGVtaWMuQ2l0YXZpLkNpdGF0aW9ucy5Xb3JkUGxhY2Vob2xkZXJFbnRyeSwgU3dpc3NBY2FkZW1pYy5DaXRhdmkiLCJJZCI6IjI0YmYxZGI0LWRjYzYtNGY0YS1hZGE3LTA0NzNlNzE4NDlkO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MzJhNGZhNi1kNWE3LTQxNTQtODJlYy0wNGFhOGRhNGRjMDQiLCJUZXh0IjoiUGluaGVpcm8iLCJXQUlWZXJzaW9uIjoiNi4xMS4wLjAifQ==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Pinheiro</w:t>
          </w:r>
          <w:r w:rsidR="00AB7BD3">
            <w:rPr>
              <w:lang w:val="en-US"/>
            </w:rPr>
            <w:fldChar w:fldCharType="end"/>
          </w:r>
        </w:sdtContent>
      </w:sdt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7fc14aaa-b7c0-49da-8e0c-f00bf7203345"/>
          <w:id w:val="-229926053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zMmE0ZmE2LWQ1YTctNDE1NC04MmVjLTA0YWE4ZGE0ZGMwNCIsIkVudHJpZXMiOlt7IiRpZCI6IjIiLCIkdHlwZSI6IlN3aXNzQWNhZGVtaWMuQ2l0YXZpLkNpdGF0aW9ucy5Xb3JkUGxhY2Vob2xkZXJFbnRyeSwgU3dpc3NBY2FkZW1pYy5DaXRhdmkiLCJJZCI6IjA3M2ZlOTNhLWU0NTUtNDZlNC05OGQ3LTMxNzE1MDc4OWZjNy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2ZjMTRhYWEtYjdjMC00OWRhLThlMGMtZjAwYmY3MjAzMzQ1IiwiVGV4dCI6IigyMDI1KSIsIldBSVZlcnNpb24iOiI2LjExLjAuMCJ9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(2025)</w:t>
          </w:r>
          <w:r w:rsidR="00AB7BD3">
            <w:rPr>
              <w:lang w:val="en-US"/>
            </w:rPr>
            <w:fldChar w:fldCharType="end"/>
          </w:r>
        </w:sdtContent>
      </w:sdt>
      <w:r>
        <w:rPr>
          <w:lang w:val="en-US"/>
        </w:rPr>
        <w:t xml:space="preserve"> </w:t>
      </w:r>
      <w:ins w:id="28" w:author="Stefan Schweinberger" w:date="2025-12-15T10:35:00Z" w16du:dateUtc="2025-12-15T09:35:00Z">
        <w:r w:rsidR="00ED322A">
          <w:rPr>
            <w:lang w:val="en-US"/>
          </w:rPr>
          <w:t>aim</w:t>
        </w:r>
      </w:ins>
      <w:ins w:id="29" w:author="Stefan Schweinberger" w:date="2025-12-15T18:10:00Z" w16du:dateUtc="2025-12-15T17:10:00Z">
        <w:r w:rsidR="000027CE">
          <w:rPr>
            <w:lang w:val="en-US"/>
          </w:rPr>
          <w:t>s</w:t>
        </w:r>
      </w:ins>
      <w:ins w:id="30" w:author="Stefan Schweinberger" w:date="2025-12-15T10:35:00Z" w16du:dateUtc="2025-12-15T09:35:00Z">
        <w:r w:rsidR="00ED322A">
          <w:rPr>
            <w:lang w:val="en-US"/>
          </w:rPr>
          <w:t xml:space="preserve"> at </w:t>
        </w:r>
      </w:ins>
      <w:del w:id="31" w:author="Stefan Schweinberger" w:date="2025-12-15T10:35:00Z" w16du:dateUtc="2025-12-15T09:35:00Z">
        <w:r w:rsidDel="00ED322A">
          <w:rPr>
            <w:lang w:val="en-US"/>
          </w:rPr>
          <w:delText xml:space="preserve">highlighted </w:delText>
        </w:r>
      </w:del>
      <w:ins w:id="32" w:author="Stefan Schweinberger" w:date="2025-12-15T10:35:00Z" w16du:dateUtc="2025-12-15T09:35:00Z">
        <w:r w:rsidR="00ED322A">
          <w:rPr>
            <w:lang w:val="en-US"/>
          </w:rPr>
          <w:t>highlight</w:t>
        </w:r>
      </w:ins>
      <w:ins w:id="33" w:author="Stefan Schweinberger" w:date="2025-12-15T18:10:00Z" w16du:dateUtc="2025-12-15T17:10:00Z">
        <w:r w:rsidR="000027CE">
          <w:rPr>
            <w:lang w:val="en-US"/>
          </w:rPr>
          <w:t>ing</w:t>
        </w:r>
      </w:ins>
      <w:ins w:id="34" w:author="Stefan Schweinberger" w:date="2025-12-15T10:35:00Z" w16du:dateUtc="2025-12-15T09:35:00Z">
        <w:r w:rsidR="00ED322A">
          <w:rPr>
            <w:lang w:val="en-US"/>
          </w:rPr>
          <w:t xml:space="preserve"> </w:t>
        </w:r>
      </w:ins>
      <w:r>
        <w:rPr>
          <w:lang w:val="en-US"/>
        </w:rPr>
        <w:t xml:space="preserve">the importance of naturalness </w:t>
      </w:r>
      <w:r w:rsidR="00171408">
        <w:rPr>
          <w:lang w:val="en-US"/>
        </w:rPr>
        <w:t>regarding</w:t>
      </w:r>
      <w:r>
        <w:rPr>
          <w:lang w:val="en-US"/>
        </w:rPr>
        <w:t xml:space="preserve"> the perception of one’s own voice</w:t>
      </w:r>
      <w:r w:rsidR="00B4029B">
        <w:rPr>
          <w:lang w:val="en-US"/>
        </w:rPr>
        <w:t xml:space="preserve">. One of </w:t>
      </w:r>
      <w:del w:id="35" w:author="Stefan Schweinberger" w:date="2025-12-15T10:36:00Z" w16du:dateUtc="2025-12-15T09:36:00Z">
        <w:r w:rsidR="00B4029B" w:rsidDel="00ED322A">
          <w:rPr>
            <w:lang w:val="en-US"/>
          </w:rPr>
          <w:delText xml:space="preserve">the </w:delText>
        </w:r>
      </w:del>
      <w:ins w:id="36" w:author="Stefan Schweinberger" w:date="2025-12-15T10:36:00Z" w16du:dateUtc="2025-12-15T09:36:00Z">
        <w:r w:rsidR="00ED322A">
          <w:rPr>
            <w:lang w:val="en-US"/>
          </w:rPr>
          <w:t xml:space="preserve">her </w:t>
        </w:r>
      </w:ins>
      <w:r w:rsidR="00B4029B">
        <w:rPr>
          <w:lang w:val="en-US"/>
        </w:rPr>
        <w:t xml:space="preserve">key </w:t>
      </w:r>
      <w:del w:id="37" w:author="Stefan Schweinberger" w:date="2025-12-15T10:36:00Z" w16du:dateUtc="2025-12-15T09:36:00Z">
        <w:r w:rsidR="00B4029B" w:rsidDel="00ED322A">
          <w:rPr>
            <w:lang w:val="en-US"/>
          </w:rPr>
          <w:delText xml:space="preserve">arguments </w:delText>
        </w:r>
      </w:del>
      <w:ins w:id="38" w:author="Stefan Schweinberger" w:date="2025-12-15T10:36:00Z" w16du:dateUtc="2025-12-15T09:36:00Z">
        <w:r w:rsidR="00ED322A">
          <w:rPr>
            <w:lang w:val="en-US"/>
          </w:rPr>
          <w:t xml:space="preserve">points </w:t>
        </w:r>
      </w:ins>
      <w:del w:id="39" w:author="Stefan Schweinberger" w:date="2025-12-15T10:36:00Z" w16du:dateUtc="2025-12-15T09:36:00Z">
        <w:r w:rsidR="00B4029B" w:rsidDel="00ED322A">
          <w:rPr>
            <w:lang w:val="en-US"/>
          </w:rPr>
          <w:delText>w</w:delText>
        </w:r>
        <w:r w:rsidR="004773F4" w:rsidDel="00ED322A">
          <w:rPr>
            <w:lang w:val="en-US"/>
          </w:rPr>
          <w:delText>as</w:delText>
        </w:r>
        <w:r w:rsidR="00B4029B" w:rsidDel="00ED322A">
          <w:rPr>
            <w:lang w:val="en-US"/>
          </w:rPr>
          <w:delText xml:space="preserve"> </w:delText>
        </w:r>
      </w:del>
      <w:ins w:id="40" w:author="Stefan Schweinberger" w:date="2025-12-15T10:36:00Z" w16du:dateUtc="2025-12-15T09:36:00Z">
        <w:r w:rsidR="00ED322A">
          <w:rPr>
            <w:lang w:val="en-US"/>
          </w:rPr>
          <w:t xml:space="preserve">is </w:t>
        </w:r>
      </w:ins>
      <w:r w:rsidR="00B4029B">
        <w:rPr>
          <w:lang w:val="en-US"/>
        </w:rPr>
        <w:t xml:space="preserve">that impressions of </w:t>
      </w:r>
      <w:r w:rsidR="00AB7BD3">
        <w:rPr>
          <w:lang w:val="en-US"/>
        </w:rPr>
        <w:t>one’s</w:t>
      </w:r>
      <w:r w:rsidR="00B4029B">
        <w:rPr>
          <w:lang w:val="en-US"/>
        </w:rPr>
        <w:t xml:space="preserve"> own voice (</w:t>
      </w:r>
      <w:r w:rsidR="00414CCD">
        <w:rPr>
          <w:lang w:val="en-US"/>
        </w:rPr>
        <w:t>including</w:t>
      </w:r>
      <w:r w:rsidR="00B4029B">
        <w:rPr>
          <w:lang w:val="en-US"/>
        </w:rPr>
        <w:t xml:space="preserve"> synthesized versions of it) as sounding “natural to me” are</w:t>
      </w:r>
      <w:r w:rsidR="00414CCD">
        <w:rPr>
          <w:lang w:val="en-US"/>
        </w:rPr>
        <w:t xml:space="preserve"> the result of</w:t>
      </w:r>
      <w:r w:rsidR="00B4029B">
        <w:rPr>
          <w:lang w:val="en-US"/>
        </w:rPr>
        <w:t xml:space="preserve"> a complex cognitive process</w:t>
      </w:r>
      <w:del w:id="41" w:author="Stefan Schweinberger" w:date="2025-12-15T18:11:00Z" w16du:dateUtc="2025-12-15T17:11:00Z">
        <w:r w:rsidR="00B4029B" w:rsidDel="000027CE">
          <w:rPr>
            <w:lang w:val="en-US"/>
          </w:rPr>
          <w:delText>,</w:delText>
        </w:r>
      </w:del>
      <w:r w:rsidR="00B4029B">
        <w:rPr>
          <w:lang w:val="en-US"/>
        </w:rPr>
        <w:t xml:space="preserve"> that cannot be explained by acoustics</w:t>
      </w:r>
      <w:r w:rsidR="004A28A1">
        <w:rPr>
          <w:lang w:val="en-US"/>
        </w:rPr>
        <w:t xml:space="preserve"> of the voice signal</w:t>
      </w:r>
      <w:r w:rsidR="00B4029B">
        <w:rPr>
          <w:lang w:val="en-US"/>
        </w:rPr>
        <w:t xml:space="preserve"> alone.</w:t>
      </w:r>
      <w:r w:rsidR="004A28A1">
        <w:rPr>
          <w:lang w:val="en-US"/>
        </w:rPr>
        <w:t xml:space="preserve"> Instea</w:t>
      </w:r>
      <w:r w:rsidR="00A1110C">
        <w:rPr>
          <w:lang w:val="en-US"/>
        </w:rPr>
        <w:t xml:space="preserve">d, impressions of self-voice are based on self-relevance, </w:t>
      </w:r>
      <w:del w:id="42" w:author="Stefan Schweinberger" w:date="2025-12-15T10:36:00Z" w16du:dateUtc="2025-12-15T09:36:00Z">
        <w:r w:rsidR="00A1110C" w:rsidDel="00ED322A">
          <w:rPr>
            <w:lang w:val="en-US"/>
          </w:rPr>
          <w:delText xml:space="preserve">meaning </w:delText>
        </w:r>
      </w:del>
      <w:ins w:id="43" w:author="Stefan Schweinberger" w:date="2025-12-15T10:36:00Z" w16du:dateUtc="2025-12-15T09:36:00Z">
        <w:r w:rsidR="00ED322A">
          <w:rPr>
            <w:lang w:val="en-US"/>
          </w:rPr>
          <w:t xml:space="preserve">defined </w:t>
        </w:r>
      </w:ins>
      <w:ins w:id="44" w:author="Stefan Schweinberger" w:date="2025-12-15T18:11:00Z" w16du:dateUtc="2025-12-15T17:11:00Z">
        <w:r w:rsidR="000027CE">
          <w:rPr>
            <w:lang w:val="en-US"/>
          </w:rPr>
          <w:t xml:space="preserve">by </w:t>
        </w:r>
      </w:ins>
      <w:ins w:id="45" w:author="Stefan Schweinberger" w:date="2025-12-16T00:01:00Z" w16du:dateUtc="2025-12-15T23:01:00Z">
        <w:r w:rsidR="00AE0944">
          <w:rPr>
            <w:lang w:val="en-US"/>
          </w:rPr>
          <w:t>Pinheiro</w:t>
        </w:r>
      </w:ins>
      <w:ins w:id="46" w:author="Stefan Schweinberger" w:date="2025-12-15T18:11:00Z" w16du:dateUtc="2025-12-15T17:11:00Z">
        <w:r w:rsidR="000027CE">
          <w:rPr>
            <w:lang w:val="en-US"/>
          </w:rPr>
          <w:t xml:space="preserve"> </w:t>
        </w:r>
      </w:ins>
      <w:ins w:id="47" w:author="Stefan Schweinberger" w:date="2025-12-15T10:36:00Z" w16du:dateUtc="2025-12-15T09:36:00Z">
        <w:r w:rsidR="00ED322A">
          <w:rPr>
            <w:lang w:val="en-US"/>
          </w:rPr>
          <w:t xml:space="preserve">as </w:t>
        </w:r>
      </w:ins>
      <w:r w:rsidR="00A1110C">
        <w:rPr>
          <w:lang w:val="en-US"/>
        </w:rPr>
        <w:t xml:space="preserve">the alignment between that voice and the listeners internal self-representation. </w:t>
      </w:r>
      <w:sdt>
        <w:sdtPr>
          <w:rPr>
            <w:lang w:val="en-US"/>
          </w:rPr>
          <w:alias w:val="To edit, see citavi.com/edit"/>
          <w:tag w:val="CitaviPlaceholder#6913465c-5125-4ec0-89b4-3e34414caec7"/>
          <w:id w:val="347065166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I3ZmI5ZGNjLTE4YzMtNDdmMS04NjBiLWZjYjkwNGJkNGRlYSIsIkVudHJpZXMiOlt7IiRpZCI6IjIiLCIkdHlwZSI6IlN3aXNzQWNhZGVtaWMuQ2l0YXZpLkNpdGF0aW9ucy5Xb3JkUGxhY2Vob2xkZXJFbnRyeSwgU3dpc3NBY2FkZW1pYy5DaXRhdmkiLCJJZCI6IjhhNDZmNTZjLWU4YzctNDRjYS05OTYxLTBlMDI2YmU1MDhhOS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2OTEzNDY1Yy01MTI1LTRlYzAtODliNC0zZTM0NDE0Y2FlYzciLCJUZXh0IjoiUGluaGVpcm8iLCJXQUlWZXJzaW9uIjoiNi4xMS4wLjAifQ==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Pinheiro</w:t>
          </w:r>
          <w:r w:rsidR="00AB7BD3">
            <w:rPr>
              <w:lang w:val="en-US"/>
            </w:rPr>
            <w:fldChar w:fldCharType="end"/>
          </w:r>
        </w:sdtContent>
      </w:sdt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27fb9dcc-18c3-47f1-860b-fcb904bd4dea"/>
          <w:id w:val="1398325040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5MTM0NjVjLTUxMjUtNGVjMC04OWI0LTNlMzQ0MTRjYWVjNyIsIkVudHJpZXMiOlt7IiRpZCI6IjIiLCIkdHlwZSI6IlN3aXNzQWNhZGVtaWMuQ2l0YXZpLkNpdGF0aW9ucy5Xb3JkUGxhY2Vob2xkZXJFbnRyeSwgU3dpc3NBY2FkZW1pYy5DaXRhdmkiLCJJZCI6Ijc2ZGExNzQ2LWViMmEtNDUzZS1iNzIyLWYwY2I3OGI0ZmEwY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jdmYjlkY2MtMThjMy00N2YxLTg2MGItZmNiOTA0YmQ0ZGVhIiwiVGV4dCI6IigyMDI1KSIsIldBSVZlcnNpb24iOiI2LjExLjAuMCJ9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(2025)</w:t>
          </w:r>
          <w:r w:rsidR="00AB7BD3">
            <w:rPr>
              <w:lang w:val="en-US"/>
            </w:rPr>
            <w:fldChar w:fldCharType="end"/>
          </w:r>
        </w:sdtContent>
      </w:sdt>
      <w:r w:rsidR="00B4029B">
        <w:rPr>
          <w:lang w:val="en-US"/>
        </w:rPr>
        <w:t xml:space="preserve"> </w:t>
      </w:r>
      <w:del w:id="48" w:author="Stefan Schweinberger" w:date="2025-12-15T10:36:00Z" w16du:dateUtc="2025-12-15T09:36:00Z">
        <w:r w:rsidR="00B4029B" w:rsidDel="00ED322A">
          <w:rPr>
            <w:lang w:val="en-US"/>
          </w:rPr>
          <w:delText xml:space="preserve">claimed </w:delText>
        </w:r>
      </w:del>
      <w:ins w:id="49" w:author="Stefan Schweinberger" w:date="2025-12-15T10:36:00Z" w16du:dateUtc="2025-12-15T09:36:00Z">
        <w:r w:rsidR="00ED322A">
          <w:rPr>
            <w:lang w:val="en-US"/>
          </w:rPr>
          <w:t xml:space="preserve">claims </w:t>
        </w:r>
      </w:ins>
      <w:r w:rsidR="00B4029B">
        <w:rPr>
          <w:lang w:val="en-US"/>
        </w:rPr>
        <w:t>that this an aspect that our framework “overlooked”</w:t>
      </w:r>
      <w:ins w:id="50" w:author="Stefan Schweinberger" w:date="2025-12-15T10:36:00Z" w16du:dateUtc="2025-12-15T09:36:00Z">
        <w:r w:rsidR="00ED322A">
          <w:rPr>
            <w:lang w:val="en-US"/>
          </w:rPr>
          <w:t>,</w:t>
        </w:r>
      </w:ins>
      <w:r w:rsidR="00B4029B">
        <w:rPr>
          <w:lang w:val="en-US"/>
        </w:rPr>
        <w:t xml:space="preserve"> and </w:t>
      </w:r>
      <w:ins w:id="51" w:author="Stefan Schweinberger" w:date="2025-12-15T10:37:00Z" w16du:dateUtc="2025-12-15T09:37:00Z">
        <w:r w:rsidR="00ED322A">
          <w:rPr>
            <w:lang w:val="en-US"/>
          </w:rPr>
          <w:t xml:space="preserve">she </w:t>
        </w:r>
      </w:ins>
      <w:r w:rsidR="00B4029B">
        <w:rPr>
          <w:lang w:val="en-US"/>
        </w:rPr>
        <w:t>propose</w:t>
      </w:r>
      <w:ins w:id="52" w:author="Stefan Schweinberger" w:date="2025-12-15T10:37:00Z" w16du:dateUtc="2025-12-15T09:37:00Z">
        <w:r w:rsidR="00ED322A">
          <w:rPr>
            <w:lang w:val="en-US"/>
          </w:rPr>
          <w:t>s</w:t>
        </w:r>
      </w:ins>
      <w:del w:id="53" w:author="Stefan Schweinberger" w:date="2025-12-15T10:37:00Z" w16du:dateUtc="2025-12-15T09:37:00Z">
        <w:r w:rsidR="00B4029B" w:rsidDel="00ED322A">
          <w:rPr>
            <w:lang w:val="en-US"/>
          </w:rPr>
          <w:delText>d</w:delText>
        </w:r>
      </w:del>
      <w:r w:rsidR="00B4029B">
        <w:rPr>
          <w:lang w:val="en-US"/>
        </w:rPr>
        <w:t xml:space="preserve"> self-relevance as a complementary dimension for voice naturalness. </w:t>
      </w:r>
    </w:p>
    <w:p w14:paraId="509593D5" w14:textId="7360E548" w:rsidR="00ED322A" w:rsidRDefault="00ED322A">
      <w:pPr>
        <w:rPr>
          <w:ins w:id="54" w:author="Stefan Schweinberger" w:date="2025-12-15T10:37:00Z" w16du:dateUtc="2025-12-15T09:37:00Z"/>
        </w:rPr>
        <w:pPrChange w:id="55" w:author="Stefan Schweinberger" w:date="2025-12-15T10:37:00Z" w16du:dateUtc="2025-12-15T09:37:00Z">
          <w:pPr>
            <w:ind w:firstLine="708"/>
          </w:pPr>
        </w:pPrChange>
      </w:pPr>
      <w:proofErr w:type="spellStart"/>
      <w:ins w:id="56" w:author="Stefan Schweinberger" w:date="2025-12-15T10:37:00Z" w16du:dateUtc="2025-12-15T09:37:00Z">
        <w:r>
          <w:t>We</w:t>
        </w:r>
        <w:proofErr w:type="spellEnd"/>
        <w:r>
          <w:t xml:space="preserve"> </w:t>
        </w:r>
        <w:proofErr w:type="spellStart"/>
        <w:r>
          <w:t>welcome</w:t>
        </w:r>
        <w:proofErr w:type="spellEnd"/>
        <w:r>
          <w:t xml:space="preserve">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opportunity</w:t>
        </w:r>
        <w:proofErr w:type="spellEnd"/>
        <w:r>
          <w:t xml:space="preserve"> </w:t>
        </w:r>
        <w:proofErr w:type="spellStart"/>
        <w:r>
          <w:t>to</w:t>
        </w:r>
        <w:proofErr w:type="spellEnd"/>
        <w:r>
          <w:t xml:space="preserve"> </w:t>
        </w:r>
        <w:proofErr w:type="spellStart"/>
        <w:r>
          <w:t>reply</w:t>
        </w:r>
        <w:proofErr w:type="spellEnd"/>
        <w:r>
          <w:t xml:space="preserve"> </w:t>
        </w:r>
        <w:proofErr w:type="spellStart"/>
        <w:r>
          <w:t>to</w:t>
        </w:r>
        <w:proofErr w:type="spellEnd"/>
        <w:r>
          <w:t xml:space="preserve"> </w:t>
        </w:r>
        <w:proofErr w:type="spellStart"/>
        <w:r>
          <w:t>Pinheiro´s</w:t>
        </w:r>
        <w:proofErr w:type="spellEnd"/>
        <w:r>
          <w:t xml:space="preserve"> </w:t>
        </w:r>
        <w:proofErr w:type="spellStart"/>
        <w:r>
          <w:t>letter</w:t>
        </w:r>
        <w:proofErr w:type="spellEnd"/>
        <w:r>
          <w:t xml:space="preserve">. </w:t>
        </w:r>
      </w:ins>
      <w:proofErr w:type="spellStart"/>
      <w:ins w:id="57" w:author="Stefan Schweinberger" w:date="2025-12-15T10:43:00Z" w16du:dateUtc="2025-12-15T09:43:00Z">
        <w:r>
          <w:t>Of</w:t>
        </w:r>
        <w:proofErr w:type="spellEnd"/>
        <w:r>
          <w:t xml:space="preserve"> </w:t>
        </w:r>
        <w:proofErr w:type="spellStart"/>
        <w:r>
          <w:t>course</w:t>
        </w:r>
        <w:proofErr w:type="spellEnd"/>
        <w:r>
          <w:t xml:space="preserve">, </w:t>
        </w:r>
        <w:proofErr w:type="spellStart"/>
        <w:r>
          <w:t>t</w:t>
        </w:r>
      </w:ins>
      <w:ins w:id="58" w:author="Stefan Schweinberger" w:date="2025-12-15T10:37:00Z" w16du:dateUtc="2025-12-15T09:37:00Z">
        <w:r>
          <w:t>here</w:t>
        </w:r>
        <w:proofErr w:type="spellEnd"/>
        <w:r>
          <w:t xml:space="preserve"> </w:t>
        </w:r>
        <w:proofErr w:type="spellStart"/>
        <w:r>
          <w:t>is</w:t>
        </w:r>
        <w:proofErr w:type="spellEnd"/>
        <w:r>
          <w:t xml:space="preserve"> </w:t>
        </w:r>
        <w:proofErr w:type="spellStart"/>
        <w:r>
          <w:t>no</w:t>
        </w:r>
        <w:proofErr w:type="spellEnd"/>
        <w:r>
          <w:t xml:space="preserve"> </w:t>
        </w:r>
        <w:proofErr w:type="spellStart"/>
        <w:r>
          <w:t>doubt</w:t>
        </w:r>
        <w:proofErr w:type="spellEnd"/>
        <w:r>
          <w:t xml:space="preserve"> </w:t>
        </w:r>
        <w:proofErr w:type="spellStart"/>
        <w:r>
          <w:t>that</w:t>
        </w:r>
        <w:proofErr w:type="spellEnd"/>
        <w:r>
          <w:t xml:space="preserve"> </w:t>
        </w:r>
      </w:ins>
      <w:proofErr w:type="spellStart"/>
      <w:ins w:id="59" w:author="Stefan Schweinberger" w:date="2025-12-15T10:44:00Z" w16du:dateUtc="2025-12-15T09:44:00Z">
        <w:r>
          <w:t>the</w:t>
        </w:r>
        <w:proofErr w:type="spellEnd"/>
        <w:r>
          <w:t xml:space="preserve"> </w:t>
        </w:r>
        <w:proofErr w:type="spellStart"/>
        <w:r>
          <w:t>discussion</w:t>
        </w:r>
        <w:proofErr w:type="spellEnd"/>
        <w:r>
          <w:t xml:space="preserve"> </w:t>
        </w:r>
        <w:proofErr w:type="spellStart"/>
        <w:r>
          <w:t>around</w:t>
        </w:r>
        <w:proofErr w:type="spellEnd"/>
        <w:r>
          <w:t xml:space="preserve">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perception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</w:t>
        </w:r>
        <w:proofErr w:type="spellStart"/>
        <w:r>
          <w:t>one´s</w:t>
        </w:r>
        <w:proofErr w:type="spellEnd"/>
        <w:r>
          <w:t xml:space="preserve"> own </w:t>
        </w:r>
        <w:proofErr w:type="spellStart"/>
        <w:r>
          <w:t>voice</w:t>
        </w:r>
        <w:proofErr w:type="spellEnd"/>
        <w:r>
          <w:t xml:space="preserve"> </w:t>
        </w:r>
      </w:ins>
      <w:proofErr w:type="spellStart"/>
      <w:ins w:id="60" w:author="Stefan Schweinberger" w:date="2025-12-15T10:37:00Z" w16du:dateUtc="2025-12-15T09:37:00Z">
        <w:r>
          <w:t>touches</w:t>
        </w:r>
        <w:proofErr w:type="spellEnd"/>
        <w:r>
          <w:t xml:space="preserve"> </w:t>
        </w:r>
        <w:proofErr w:type="spellStart"/>
        <w:r>
          <w:t>important</w:t>
        </w:r>
        <w:proofErr w:type="spellEnd"/>
        <w:r>
          <w:t xml:space="preserve"> </w:t>
        </w:r>
        <w:proofErr w:type="spellStart"/>
        <w:r>
          <w:t>issues</w:t>
        </w:r>
        <w:proofErr w:type="spellEnd"/>
        <w:r>
          <w:t xml:space="preserve"> in </w:t>
        </w:r>
        <w:proofErr w:type="spellStart"/>
        <w:r>
          <w:t>voice</w:t>
        </w:r>
        <w:proofErr w:type="spellEnd"/>
        <w:r>
          <w:t xml:space="preserve"> </w:t>
        </w:r>
        <w:proofErr w:type="spellStart"/>
        <w:r>
          <w:t>research</w:t>
        </w:r>
        <w:proofErr w:type="spellEnd"/>
        <w:r>
          <w:t xml:space="preserve"> </w:t>
        </w:r>
        <w:proofErr w:type="spellStart"/>
        <w:r>
          <w:t>which</w:t>
        </w:r>
        <w:proofErr w:type="spellEnd"/>
        <w:r>
          <w:t xml:space="preserve"> </w:t>
        </w:r>
        <w:proofErr w:type="spellStart"/>
        <w:r>
          <w:t>includes</w:t>
        </w:r>
        <w:proofErr w:type="spellEnd"/>
        <w:r>
          <w:t xml:space="preserve"> </w:t>
        </w:r>
        <w:proofErr w:type="spellStart"/>
        <w:r>
          <w:t>interdisciplinary</w:t>
        </w:r>
        <w:proofErr w:type="spellEnd"/>
        <w:r>
          <w:t xml:space="preserve"> (e.g., </w:t>
        </w:r>
        <w:proofErr w:type="spellStart"/>
        <w:r>
          <w:t>neurocognitive</w:t>
        </w:r>
        <w:proofErr w:type="spellEnd"/>
        <w:r>
          <w:t xml:space="preserve">, </w:t>
        </w:r>
      </w:ins>
      <w:proofErr w:type="spellStart"/>
      <w:ins w:id="61" w:author="Stefan Schweinberger" w:date="2025-12-16T00:03:00Z" w16du:dateUtc="2025-12-15T23:03:00Z">
        <w:r w:rsidR="00715FC9">
          <w:t>acoustical</w:t>
        </w:r>
        <w:proofErr w:type="spellEnd"/>
        <w:r w:rsidR="00715FC9">
          <w:t xml:space="preserve">, </w:t>
        </w:r>
      </w:ins>
      <w:proofErr w:type="spellStart"/>
      <w:ins w:id="62" w:author="Stefan Schweinberger" w:date="2025-12-15T10:37:00Z" w16du:dateUtc="2025-12-15T09:37:00Z">
        <w:r>
          <w:t>philosophical</w:t>
        </w:r>
        <w:proofErr w:type="spellEnd"/>
        <w:r>
          <w:t xml:space="preserve"> and </w:t>
        </w:r>
        <w:proofErr w:type="spellStart"/>
        <w:r>
          <w:t>medical</w:t>
        </w:r>
        <w:proofErr w:type="spellEnd"/>
        <w:r>
          <w:t xml:space="preserve">) </w:t>
        </w:r>
        <w:proofErr w:type="spellStart"/>
        <w:r>
          <w:t>perspectives</w:t>
        </w:r>
        <w:proofErr w:type="spellEnd"/>
        <w:r>
          <w:t xml:space="preserve">. </w:t>
        </w:r>
      </w:ins>
      <w:proofErr w:type="spellStart"/>
      <w:ins w:id="63" w:author="Stefan Schweinberger" w:date="2025-12-16T00:03:00Z" w16du:dateUtc="2025-12-15T23:03:00Z">
        <w:r w:rsidR="00715FC9">
          <w:t>U</w:t>
        </w:r>
        <w:r w:rsidR="00715FC9">
          <w:t>nfortunately</w:t>
        </w:r>
        <w:proofErr w:type="spellEnd"/>
        <w:r w:rsidR="00715FC9">
          <w:t>,</w:t>
        </w:r>
        <w:r w:rsidR="00715FC9">
          <w:t xml:space="preserve"> and </w:t>
        </w:r>
      </w:ins>
      <w:proofErr w:type="spellStart"/>
      <w:ins w:id="64" w:author="Stefan Schweinberger" w:date="2025-12-15T10:50:00Z" w16du:dateUtc="2025-12-15T09:50:00Z">
        <w:r w:rsidR="006B3024">
          <w:t>espite</w:t>
        </w:r>
        <w:proofErr w:type="spellEnd"/>
        <w:r w:rsidR="006B3024">
          <w:t xml:space="preserve"> </w:t>
        </w:r>
        <w:proofErr w:type="spellStart"/>
        <w:r w:rsidR="006B3024">
          <w:t>its</w:t>
        </w:r>
        <w:proofErr w:type="spellEnd"/>
        <w:r w:rsidR="006B3024">
          <w:t xml:space="preserve"> </w:t>
        </w:r>
        <w:proofErr w:type="spellStart"/>
        <w:r w:rsidR="006B3024">
          <w:t>merits</w:t>
        </w:r>
        <w:proofErr w:type="spellEnd"/>
        <w:r w:rsidR="006B3024">
          <w:t xml:space="preserve"> </w:t>
        </w:r>
        <w:proofErr w:type="spellStart"/>
        <w:r w:rsidR="006B3024">
          <w:t>to</w:t>
        </w:r>
        <w:proofErr w:type="spellEnd"/>
        <w:r w:rsidR="006B3024">
          <w:t xml:space="preserve"> </w:t>
        </w:r>
        <w:proofErr w:type="spellStart"/>
        <w:r w:rsidR="006B3024">
          <w:t>direct</w:t>
        </w:r>
        <w:proofErr w:type="spellEnd"/>
        <w:r w:rsidR="006B3024">
          <w:t xml:space="preserve"> </w:t>
        </w:r>
        <w:proofErr w:type="spellStart"/>
        <w:r w:rsidR="006B3024">
          <w:t>attention</w:t>
        </w:r>
        <w:proofErr w:type="spellEnd"/>
        <w:r w:rsidR="006B3024">
          <w:t xml:space="preserve"> </w:t>
        </w:r>
        <w:proofErr w:type="spellStart"/>
        <w:r w:rsidR="006B3024">
          <w:t>to</w:t>
        </w:r>
        <w:proofErr w:type="spellEnd"/>
        <w:r w:rsidR="006B3024">
          <w:t xml:space="preserve"> </w:t>
        </w:r>
        <w:proofErr w:type="spellStart"/>
        <w:r w:rsidR="006B3024">
          <w:t>one´s</w:t>
        </w:r>
        <w:proofErr w:type="spellEnd"/>
        <w:r w:rsidR="006B3024">
          <w:t xml:space="preserve"> own </w:t>
        </w:r>
        <w:proofErr w:type="spellStart"/>
        <w:r w:rsidR="006B3024">
          <w:t>voice</w:t>
        </w:r>
        <w:proofErr w:type="spellEnd"/>
        <w:r w:rsidR="006B3024">
          <w:t xml:space="preserve">, </w:t>
        </w:r>
      </w:ins>
      <w:proofErr w:type="spellStart"/>
      <w:ins w:id="65" w:author="Stefan Schweinberger" w:date="2025-12-16T00:03:00Z" w16du:dateUtc="2025-12-15T23:03:00Z">
        <w:r w:rsidR="00715FC9">
          <w:t>Pinheiro´s</w:t>
        </w:r>
        <w:proofErr w:type="spellEnd"/>
        <w:r w:rsidR="00715FC9">
          <w:t xml:space="preserve"> (2025)</w:t>
        </w:r>
      </w:ins>
      <w:ins w:id="66" w:author="Stefan Schweinberger" w:date="2025-12-15T10:50:00Z" w16du:dateUtc="2025-12-15T09:50:00Z">
        <w:r w:rsidR="006B3024">
          <w:t xml:space="preserve"> </w:t>
        </w:r>
        <w:proofErr w:type="spellStart"/>
        <w:r w:rsidR="006B3024">
          <w:t>letter</w:t>
        </w:r>
        <w:proofErr w:type="spellEnd"/>
        <w:r w:rsidR="006B3024">
          <w:t xml:space="preserve"> </w:t>
        </w:r>
        <w:proofErr w:type="spellStart"/>
        <w:r w:rsidR="006B3024">
          <w:t>misses</w:t>
        </w:r>
        <w:proofErr w:type="spellEnd"/>
        <w:r w:rsidR="006B3024">
          <w:t xml:space="preserve"> a </w:t>
        </w:r>
        <w:proofErr w:type="spellStart"/>
        <w:r w:rsidR="006B3024">
          <w:t>few</w:t>
        </w:r>
        <w:proofErr w:type="spellEnd"/>
        <w:r w:rsidR="006B3024">
          <w:t xml:space="preserve"> </w:t>
        </w:r>
        <w:proofErr w:type="spellStart"/>
        <w:r w:rsidR="006B3024">
          <w:t>crucial</w:t>
        </w:r>
        <w:proofErr w:type="spellEnd"/>
        <w:r w:rsidR="006B3024">
          <w:t xml:space="preserve"> </w:t>
        </w:r>
        <w:proofErr w:type="spellStart"/>
        <w:r w:rsidR="006B3024">
          <w:t>points</w:t>
        </w:r>
        <w:proofErr w:type="spellEnd"/>
        <w:r w:rsidR="006B3024">
          <w:t xml:space="preserve">. </w:t>
        </w:r>
      </w:ins>
      <w:ins w:id="67" w:author="Stefan Schweinberger" w:date="2025-12-15T10:51:00Z" w16du:dateUtc="2025-12-15T09:51:00Z">
        <w:r w:rsidR="006B3024">
          <w:t>Here</w:t>
        </w:r>
      </w:ins>
      <w:ins w:id="68" w:author="Stefan Schweinberger" w:date="2025-12-15T10:37:00Z" w16du:dateUtc="2025-12-15T09:37:00Z">
        <w:r>
          <w:t xml:space="preserve"> </w:t>
        </w:r>
        <w:proofErr w:type="spellStart"/>
        <w:r>
          <w:t>we</w:t>
        </w:r>
        <w:proofErr w:type="spellEnd"/>
        <w:r>
          <w:t xml:space="preserve"> </w:t>
        </w:r>
        <w:proofErr w:type="spellStart"/>
        <w:r>
          <w:t>wish</w:t>
        </w:r>
        <w:proofErr w:type="spellEnd"/>
        <w:r>
          <w:t xml:space="preserve"> </w:t>
        </w:r>
        <w:proofErr w:type="spellStart"/>
        <w:r>
          <w:t>to</w:t>
        </w:r>
        <w:proofErr w:type="spellEnd"/>
        <w:r>
          <w:t xml:space="preserve"> </w:t>
        </w:r>
        <w:proofErr w:type="spellStart"/>
        <w:r>
          <w:t>clarify</w:t>
        </w:r>
        <w:proofErr w:type="spellEnd"/>
        <w:r>
          <w:t xml:space="preserve"> </w:t>
        </w:r>
        <w:proofErr w:type="spellStart"/>
        <w:r>
          <w:t>that</w:t>
        </w:r>
        <w:proofErr w:type="spellEnd"/>
        <w:r>
          <w:t xml:space="preserve"> </w:t>
        </w:r>
      </w:ins>
      <w:proofErr w:type="spellStart"/>
      <w:ins w:id="69" w:author="Stefan Schweinberger" w:date="2025-12-15T10:51:00Z" w16du:dateUtc="2025-12-15T09:51:00Z">
        <w:r w:rsidR="006B3024">
          <w:t>Pinheiro´s</w:t>
        </w:r>
        <w:proofErr w:type="spellEnd"/>
        <w:r w:rsidR="006B3024">
          <w:t xml:space="preserve"> </w:t>
        </w:r>
        <w:proofErr w:type="spellStart"/>
        <w:r w:rsidR="006B3024">
          <w:t>two</w:t>
        </w:r>
        <w:proofErr w:type="spellEnd"/>
        <w:r w:rsidR="006B3024">
          <w:t xml:space="preserve"> </w:t>
        </w:r>
        <w:proofErr w:type="spellStart"/>
        <w:r w:rsidR="006B3024">
          <w:t>main</w:t>
        </w:r>
        <w:proofErr w:type="spellEnd"/>
        <w:r w:rsidR="006B3024">
          <w:t xml:space="preserve"> </w:t>
        </w:r>
        <w:proofErr w:type="spellStart"/>
        <w:r w:rsidR="006B3024">
          <w:t>points</w:t>
        </w:r>
      </w:ins>
      <w:proofErr w:type="spellEnd"/>
      <w:ins w:id="70" w:author="Stefan Schweinberger" w:date="2025-12-15T18:11:00Z" w16du:dateUtc="2025-12-15T17:11:00Z">
        <w:r w:rsidR="000027CE">
          <w:t xml:space="preserve"> </w:t>
        </w:r>
      </w:ins>
      <w:proofErr w:type="spellStart"/>
      <w:ins w:id="71" w:author="Stefan Schweinberger" w:date="2025-12-15T10:51:00Z" w16du:dateUtc="2025-12-15T09:51:00Z">
        <w:r w:rsidR="006B3024">
          <w:t>of</w:t>
        </w:r>
        <w:proofErr w:type="spellEnd"/>
        <w:r w:rsidR="006B3024">
          <w:t xml:space="preserve"> </w:t>
        </w:r>
        <w:proofErr w:type="spellStart"/>
        <w:r w:rsidR="006B3024">
          <w:t>critique</w:t>
        </w:r>
        <w:proofErr w:type="spellEnd"/>
        <w:r w:rsidR="006B3024">
          <w:t>,</w:t>
        </w:r>
      </w:ins>
      <w:ins w:id="72" w:author="Stefan Schweinberger" w:date="2025-12-15T10:37:00Z" w16du:dateUtc="2025-12-15T09:37:00Z">
        <w:r>
          <w:t xml:space="preserve"> </w:t>
        </w:r>
        <w:proofErr w:type="spellStart"/>
        <w:r>
          <w:t>that</w:t>
        </w:r>
        <w:proofErr w:type="spellEnd"/>
        <w:r>
          <w:t xml:space="preserve"> </w:t>
        </w:r>
        <w:proofErr w:type="spellStart"/>
        <w:r>
          <w:t>our</w:t>
        </w:r>
        <w:proofErr w:type="spellEnd"/>
        <w:r>
          <w:t xml:space="preserve"> </w:t>
        </w:r>
        <w:proofErr w:type="spellStart"/>
        <w:r>
          <w:t>framework</w:t>
        </w:r>
        <w:proofErr w:type="spellEnd"/>
        <w:r>
          <w:t xml:space="preserve"> on </w:t>
        </w:r>
        <w:proofErr w:type="spellStart"/>
        <w:r>
          <w:t>voice</w:t>
        </w:r>
        <w:proofErr w:type="spellEnd"/>
        <w:r>
          <w:t xml:space="preserve"> </w:t>
        </w:r>
        <w:proofErr w:type="spellStart"/>
        <w:r>
          <w:t>naturalness</w:t>
        </w:r>
        <w:proofErr w:type="spellEnd"/>
        <w:r>
          <w:t xml:space="preserve"> </w:t>
        </w:r>
        <w:proofErr w:type="spellStart"/>
        <w:r>
          <w:t>only</w:t>
        </w:r>
        <w:proofErr w:type="spellEnd"/>
        <w:r>
          <w:t xml:space="preserve"> </w:t>
        </w:r>
        <w:proofErr w:type="spellStart"/>
        <w:r>
          <w:t>considers</w:t>
        </w:r>
        <w:proofErr w:type="spellEnd"/>
        <w:r>
          <w:t xml:space="preserve"> </w:t>
        </w:r>
        <w:proofErr w:type="spellStart"/>
        <w:r>
          <w:t>acoustics</w:t>
        </w:r>
        <w:proofErr w:type="spellEnd"/>
        <w:r>
          <w:t xml:space="preserve">, and </w:t>
        </w:r>
        <w:proofErr w:type="spellStart"/>
        <w:r>
          <w:t>that</w:t>
        </w:r>
        <w:proofErr w:type="spellEnd"/>
        <w:r>
          <w:t xml:space="preserve"> </w:t>
        </w:r>
        <w:proofErr w:type="spellStart"/>
        <w:r>
          <w:t>we</w:t>
        </w:r>
        <w:proofErr w:type="spellEnd"/>
        <w:r>
          <w:t xml:space="preserve"> </w:t>
        </w:r>
        <w:proofErr w:type="spellStart"/>
        <w:r>
          <w:t>overlooked</w:t>
        </w:r>
        <w:proofErr w:type="spellEnd"/>
        <w:r>
          <w:t xml:space="preserve">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self-voice</w:t>
        </w:r>
        <w:proofErr w:type="spellEnd"/>
        <w:r>
          <w:t xml:space="preserve"> in </w:t>
        </w:r>
        <w:proofErr w:type="spellStart"/>
        <w:r>
          <w:t>our</w:t>
        </w:r>
        <w:proofErr w:type="spellEnd"/>
        <w:r>
          <w:t xml:space="preserve"> </w:t>
        </w:r>
        <w:proofErr w:type="spellStart"/>
        <w:r>
          <w:t>contribution</w:t>
        </w:r>
        <w:proofErr w:type="spellEnd"/>
        <w:r>
          <w:t xml:space="preserve">, </w:t>
        </w:r>
      </w:ins>
      <w:proofErr w:type="spellStart"/>
      <w:ins w:id="73" w:author="Stefan Schweinberger" w:date="2025-12-15T10:51:00Z" w16du:dateUtc="2025-12-15T09:51:00Z">
        <w:r w:rsidR="006B3024">
          <w:t>are</w:t>
        </w:r>
      </w:ins>
      <w:proofErr w:type="spellEnd"/>
      <w:ins w:id="74" w:author="Stefan Schweinberger" w:date="2025-12-15T10:37:00Z" w16du:dateUtc="2025-12-15T09:37:00Z">
        <w:r>
          <w:t xml:space="preserve"> </w:t>
        </w:r>
      </w:ins>
      <w:proofErr w:type="spellStart"/>
      <w:ins w:id="75" w:author="Stefan Schweinberger" w:date="2025-12-15T18:11:00Z" w16du:dateUtc="2025-12-15T17:11:00Z">
        <w:r w:rsidR="000027CE">
          <w:t>both</w:t>
        </w:r>
        <w:proofErr w:type="spellEnd"/>
        <w:r w:rsidR="000027CE">
          <w:t xml:space="preserve"> </w:t>
        </w:r>
      </w:ins>
      <w:proofErr w:type="spellStart"/>
      <w:ins w:id="76" w:author="Stefan Schweinberger" w:date="2025-12-15T10:37:00Z" w16du:dateUtc="2025-12-15T09:37:00Z">
        <w:r>
          <w:t>incorrect</w:t>
        </w:r>
        <w:proofErr w:type="spellEnd"/>
        <w:r>
          <w:t xml:space="preserve"> and </w:t>
        </w:r>
        <w:proofErr w:type="spellStart"/>
        <w:r>
          <w:t>misleading</w:t>
        </w:r>
        <w:proofErr w:type="spellEnd"/>
        <w:r>
          <w:t xml:space="preserve">. </w:t>
        </w:r>
      </w:ins>
      <w:proofErr w:type="spellStart"/>
      <w:ins w:id="77" w:author="Stefan Schweinberger" w:date="2025-12-15T10:51:00Z" w16du:dateUtc="2025-12-15T09:51:00Z">
        <w:r w:rsidR="006B3024">
          <w:t>We</w:t>
        </w:r>
        <w:proofErr w:type="spellEnd"/>
        <w:r w:rsidR="006B3024">
          <w:t xml:space="preserve"> </w:t>
        </w:r>
        <w:proofErr w:type="spellStart"/>
        <w:r w:rsidR="006B3024">
          <w:t>maintain</w:t>
        </w:r>
      </w:ins>
      <w:proofErr w:type="spellEnd"/>
      <w:ins w:id="78" w:author="Stefan Schweinberger" w:date="2025-12-15T10:37:00Z" w16du:dateUtc="2025-12-15T09:37:00Z">
        <w:r>
          <w:t xml:space="preserve"> </w:t>
        </w:r>
        <w:proofErr w:type="spellStart"/>
        <w:r>
          <w:t>that</w:t>
        </w:r>
        <w:proofErr w:type="spellEnd"/>
        <w:r>
          <w:t xml:space="preserve"> </w:t>
        </w:r>
        <w:proofErr w:type="spellStart"/>
        <w:r>
          <w:t>our</w:t>
        </w:r>
        <w:proofErr w:type="spellEnd"/>
        <w:r>
          <w:t xml:space="preserve"> </w:t>
        </w:r>
      </w:ins>
      <w:proofErr w:type="spellStart"/>
      <w:ins w:id="79" w:author="Stefan Schweinberger" w:date="2025-12-16T00:04:00Z" w16du:dateUtc="2025-12-15T23:04:00Z">
        <w:r w:rsidR="00715FC9">
          <w:t>f</w:t>
        </w:r>
      </w:ins>
      <w:ins w:id="80" w:author="Stefan Schweinberger" w:date="2025-12-15T10:37:00Z" w16du:dateUtc="2025-12-15T09:37:00Z">
        <w:r>
          <w:t>ramework</w:t>
        </w:r>
        <w:proofErr w:type="spellEnd"/>
        <w:r>
          <w:t xml:space="preserve"> </w:t>
        </w:r>
        <w:proofErr w:type="spellStart"/>
        <w:r>
          <w:t>presented</w:t>
        </w:r>
        <w:proofErr w:type="spellEnd"/>
        <w:r>
          <w:t xml:space="preserve"> in </w:t>
        </w:r>
        <w:r w:rsidRPr="00464075">
          <w:rPr>
            <w:i/>
            <w:iCs/>
          </w:rPr>
          <w:t>Understanding Voice Naturalness</w:t>
        </w:r>
        <w:r>
          <w:t xml:space="preserve"> (Nussbaum et al., 2025) </w:t>
        </w:r>
        <w:proofErr w:type="spellStart"/>
        <w:r>
          <w:t>represents</w:t>
        </w:r>
        <w:proofErr w:type="spellEnd"/>
        <w:r>
          <w:t xml:space="preserve"> an </w:t>
        </w:r>
        <w:proofErr w:type="spellStart"/>
        <w:r>
          <w:t>appropriate</w:t>
        </w:r>
        <w:proofErr w:type="spellEnd"/>
        <w:r>
          <w:t xml:space="preserve"> </w:t>
        </w:r>
        <w:proofErr w:type="spellStart"/>
        <w:r>
          <w:t>integration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relevant </w:t>
        </w:r>
        <w:proofErr w:type="spellStart"/>
        <w:r>
          <w:t>research</w:t>
        </w:r>
        <w:proofErr w:type="spellEnd"/>
        <w:r>
          <w:t xml:space="preserve"> in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field</w:t>
        </w:r>
        <w:proofErr w:type="spellEnd"/>
        <w:r>
          <w:t xml:space="preserve">. </w:t>
        </w:r>
      </w:ins>
    </w:p>
    <w:p w14:paraId="65492D64" w14:textId="2493D174" w:rsidR="00ED322A" w:rsidRDefault="00ED322A" w:rsidP="00ED322A">
      <w:pPr>
        <w:rPr>
          <w:ins w:id="81" w:author="Stefan Schweinberger" w:date="2025-12-15T10:37:00Z" w16du:dateUtc="2025-12-15T09:37:00Z"/>
        </w:rPr>
      </w:pPr>
      <w:ins w:id="82" w:author="Stefan Schweinberger" w:date="2025-12-15T10:37:00Z" w16du:dateUtc="2025-12-15T09:37:00Z">
        <w:r>
          <w:t xml:space="preserve">In </w:t>
        </w:r>
        <w:proofErr w:type="spellStart"/>
        <w:r>
          <w:t>this</w:t>
        </w:r>
        <w:proofErr w:type="spellEnd"/>
        <w:r>
          <w:t xml:space="preserve"> </w:t>
        </w:r>
        <w:proofErr w:type="spellStart"/>
        <w:r>
          <w:t>re</w:t>
        </w:r>
      </w:ins>
      <w:ins w:id="83" w:author="Stefan Schweinberger" w:date="2025-12-16T00:04:00Z" w16du:dateUtc="2025-12-15T23:04:00Z">
        <w:r w:rsidR="00715FC9">
          <w:t>sponse</w:t>
        </w:r>
      </w:ins>
      <w:proofErr w:type="spellEnd"/>
      <w:ins w:id="84" w:author="Stefan Schweinberger" w:date="2025-12-15T10:53:00Z" w16du:dateUtc="2025-12-15T09:53:00Z">
        <w:r w:rsidR="006B3024">
          <w:t>,</w:t>
        </w:r>
      </w:ins>
      <w:ins w:id="85" w:author="Stefan Schweinberger" w:date="2025-12-15T10:37:00Z" w16du:dateUtc="2025-12-15T09:37:00Z">
        <w:r>
          <w:t xml:space="preserve"> </w:t>
        </w:r>
        <w:proofErr w:type="spellStart"/>
        <w:r>
          <w:t>we</w:t>
        </w:r>
        <w:proofErr w:type="spellEnd"/>
        <w:r>
          <w:t xml:space="preserve"> </w:t>
        </w:r>
        <w:proofErr w:type="spellStart"/>
        <w:r>
          <w:t>address</w:t>
        </w:r>
        <w:proofErr w:type="spellEnd"/>
        <w:r>
          <w:t xml:space="preserve"> and </w:t>
        </w:r>
        <w:proofErr w:type="spellStart"/>
        <w:r>
          <w:t>discuss</w:t>
        </w:r>
        <w:proofErr w:type="spellEnd"/>
        <w:r>
          <w:t xml:space="preserve"> </w:t>
        </w:r>
      </w:ins>
      <w:proofErr w:type="spellStart"/>
      <w:ins w:id="86" w:author="Stefan Schweinberger" w:date="2025-12-15T15:49:00Z" w16du:dateUtc="2025-12-15T14:49:00Z">
        <w:r w:rsidR="00890B57">
          <w:t>four</w:t>
        </w:r>
      </w:ins>
      <w:proofErr w:type="spellEnd"/>
      <w:ins w:id="87" w:author="Stefan Schweinberger" w:date="2025-12-15T10:37:00Z" w16du:dateUtc="2025-12-15T09:37:00Z">
        <w:r>
          <w:t xml:space="preserve"> </w:t>
        </w:r>
        <w:proofErr w:type="spellStart"/>
        <w:r>
          <w:t>central</w:t>
        </w:r>
        <w:proofErr w:type="spellEnd"/>
        <w:r>
          <w:t xml:space="preserve"> </w:t>
        </w:r>
        <w:proofErr w:type="spellStart"/>
        <w:r>
          <w:t>points</w:t>
        </w:r>
        <w:proofErr w:type="spellEnd"/>
        <w:r>
          <w:t xml:space="preserve">. First, </w:t>
        </w:r>
        <w:proofErr w:type="spellStart"/>
        <w:r>
          <w:t>we</w:t>
        </w:r>
        <w:proofErr w:type="spellEnd"/>
        <w:r>
          <w:t xml:space="preserve"> </w:t>
        </w:r>
        <w:proofErr w:type="spellStart"/>
        <w:r>
          <w:t>argue</w:t>
        </w:r>
        <w:proofErr w:type="spellEnd"/>
        <w:r>
          <w:t xml:space="preserve"> </w:t>
        </w:r>
        <w:proofErr w:type="spellStart"/>
        <w:r>
          <w:t>that</w:t>
        </w:r>
        <w:proofErr w:type="spellEnd"/>
        <w:r>
          <w:t xml:space="preserve"> </w:t>
        </w:r>
        <w:proofErr w:type="spellStart"/>
        <w:r>
          <w:t>our</w:t>
        </w:r>
        <w:proofErr w:type="spellEnd"/>
        <w:r>
          <w:t xml:space="preserve"> </w:t>
        </w:r>
        <w:proofErr w:type="spellStart"/>
        <w:r>
          <w:t>framework</w:t>
        </w:r>
        <w:proofErr w:type="spellEnd"/>
        <w:r>
          <w:t xml:space="preserve"> </w:t>
        </w:r>
        <w:proofErr w:type="spellStart"/>
        <w:r>
          <w:t>is</w:t>
        </w:r>
        <w:proofErr w:type="spellEnd"/>
        <w:r>
          <w:t xml:space="preserve"> </w:t>
        </w:r>
        <w:proofErr w:type="spellStart"/>
        <w:r>
          <w:t>complete</w:t>
        </w:r>
        <w:proofErr w:type="spellEnd"/>
        <w:r>
          <w:t xml:space="preserve">, and </w:t>
        </w:r>
        <w:proofErr w:type="spellStart"/>
        <w:r>
          <w:t>we</w:t>
        </w:r>
        <w:proofErr w:type="spellEnd"/>
        <w:r>
          <w:t xml:space="preserve"> </w:t>
        </w:r>
      </w:ins>
      <w:proofErr w:type="spellStart"/>
      <w:ins w:id="88" w:author="Stefan Schweinberger" w:date="2025-12-15T18:12:00Z" w16du:dateUtc="2025-12-15T17:12:00Z">
        <w:r w:rsidR="000027CE">
          <w:t>specifically</w:t>
        </w:r>
        <w:proofErr w:type="spellEnd"/>
        <w:r w:rsidR="000027CE">
          <w:t xml:space="preserve"> </w:t>
        </w:r>
      </w:ins>
      <w:proofErr w:type="spellStart"/>
      <w:ins w:id="89" w:author="Stefan Schweinberger" w:date="2025-12-15T10:37:00Z" w16du:dateUtc="2025-12-15T09:37:00Z">
        <w:r>
          <w:t>refute</w:t>
        </w:r>
        <w:proofErr w:type="spellEnd"/>
        <w:r>
          <w:t xml:space="preserve">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incorrect</w:t>
        </w:r>
        <w:proofErr w:type="spellEnd"/>
        <w:r>
          <w:t xml:space="preserve"> </w:t>
        </w:r>
        <w:proofErr w:type="spellStart"/>
        <w:r>
          <w:t>claim</w:t>
        </w:r>
        <w:proofErr w:type="spellEnd"/>
        <w:r>
          <w:t xml:space="preserve"> </w:t>
        </w:r>
        <w:proofErr w:type="spellStart"/>
        <w:r>
          <w:t>that</w:t>
        </w:r>
        <w:proofErr w:type="spellEnd"/>
        <w:r>
          <w:t xml:space="preserve"> </w:t>
        </w:r>
        <w:proofErr w:type="spellStart"/>
        <w:r>
          <w:t>it</w:t>
        </w:r>
        <w:proofErr w:type="spellEnd"/>
        <w:r>
          <w:t xml:space="preserve"> </w:t>
        </w:r>
        <w:proofErr w:type="spellStart"/>
        <w:r>
          <w:t>considers</w:t>
        </w:r>
        <w:proofErr w:type="spellEnd"/>
        <w:r>
          <w:t xml:space="preserve"> </w:t>
        </w:r>
        <w:proofErr w:type="spellStart"/>
        <w:r>
          <w:t>only</w:t>
        </w:r>
        <w:proofErr w:type="spellEnd"/>
        <w:r>
          <w:t xml:space="preserve"> </w:t>
        </w:r>
        <w:proofErr w:type="spellStart"/>
        <w:r>
          <w:t>acoustics</w:t>
        </w:r>
      </w:ins>
      <w:proofErr w:type="spellEnd"/>
      <w:ins w:id="90" w:author="Stefan Schweinberger" w:date="2025-12-15T10:55:00Z" w16du:dateUtc="2025-12-15T09:55:00Z">
        <w:r w:rsidR="006B3024">
          <w:t xml:space="preserve"> (1)</w:t>
        </w:r>
      </w:ins>
      <w:ins w:id="91" w:author="Stefan Schweinberger" w:date="2025-12-15T10:37:00Z" w16du:dateUtc="2025-12-15T09:37:00Z">
        <w:r>
          <w:t xml:space="preserve">. Second, </w:t>
        </w:r>
        <w:proofErr w:type="spellStart"/>
        <w:r>
          <w:t>we</w:t>
        </w:r>
        <w:proofErr w:type="spellEnd"/>
        <w:r>
          <w:t xml:space="preserve"> </w:t>
        </w:r>
        <w:proofErr w:type="spellStart"/>
        <w:r>
          <w:t>appreciate</w:t>
        </w:r>
        <w:proofErr w:type="spellEnd"/>
        <w:r>
          <w:t xml:space="preserve"> </w:t>
        </w:r>
        <w:proofErr w:type="spellStart"/>
        <w:r>
          <w:t>that</w:t>
        </w:r>
        <w:proofErr w:type="spellEnd"/>
        <w:r>
          <w:t xml:space="preserve"> </w:t>
        </w:r>
        <w:proofErr w:type="spellStart"/>
        <w:r>
          <w:t>self-relevance</w:t>
        </w:r>
        <w:proofErr w:type="spellEnd"/>
        <w:r>
          <w:t xml:space="preserve"> in </w:t>
        </w:r>
        <w:proofErr w:type="spellStart"/>
        <w:r>
          <w:t>voice</w:t>
        </w:r>
        <w:proofErr w:type="spellEnd"/>
        <w:r>
          <w:t xml:space="preserve"> </w:t>
        </w:r>
        <w:proofErr w:type="spellStart"/>
        <w:r>
          <w:t>research</w:t>
        </w:r>
        <w:proofErr w:type="spellEnd"/>
        <w:r>
          <w:t xml:space="preserve"> </w:t>
        </w:r>
        <w:proofErr w:type="spellStart"/>
        <w:r>
          <w:t>is</w:t>
        </w:r>
        <w:proofErr w:type="spellEnd"/>
        <w:r>
          <w:t xml:space="preserve"> </w:t>
        </w:r>
      </w:ins>
      <w:proofErr w:type="spellStart"/>
      <w:ins w:id="92" w:author="Stefan Schweinberger" w:date="2025-12-15T18:12:00Z" w16du:dateUtc="2025-12-15T17:12:00Z">
        <w:r w:rsidR="000027CE">
          <w:t>important</w:t>
        </w:r>
      </w:ins>
      <w:proofErr w:type="spellEnd"/>
      <w:ins w:id="93" w:author="Stefan Schweinberger" w:date="2025-12-15T10:37:00Z" w16du:dateUtc="2025-12-15T09:37:00Z">
        <w:r>
          <w:t xml:space="preserve"> in </w:t>
        </w:r>
        <w:proofErr w:type="spellStart"/>
        <w:r>
          <w:t>principle</w:t>
        </w:r>
        <w:proofErr w:type="spellEnd"/>
        <w:r>
          <w:t xml:space="preserve">, but </w:t>
        </w:r>
        <w:proofErr w:type="spellStart"/>
        <w:r>
          <w:t>explain</w:t>
        </w:r>
        <w:proofErr w:type="spellEnd"/>
        <w:r>
          <w:t xml:space="preserve"> </w:t>
        </w:r>
        <w:proofErr w:type="spellStart"/>
        <w:r>
          <w:t>how</w:t>
        </w:r>
        <w:proofErr w:type="spellEnd"/>
        <w:r>
          <w:t xml:space="preserve"> </w:t>
        </w:r>
        <w:proofErr w:type="spellStart"/>
        <w:r>
          <w:t>research</w:t>
        </w:r>
        <w:proofErr w:type="spellEnd"/>
        <w:r>
          <w:t xml:space="preserve"> on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self-voice</w:t>
        </w:r>
        <w:proofErr w:type="spellEnd"/>
        <w:r>
          <w:t xml:space="preserve"> </w:t>
        </w:r>
        <w:proofErr w:type="spellStart"/>
        <w:r>
          <w:t>is</w:t>
        </w:r>
        <w:proofErr w:type="spellEnd"/>
        <w:r>
          <w:t xml:space="preserve"> </w:t>
        </w:r>
        <w:proofErr w:type="spellStart"/>
        <w:r>
          <w:t>currently</w:t>
        </w:r>
        <w:proofErr w:type="spellEnd"/>
        <w:r>
          <w:t xml:space="preserve"> </w:t>
        </w:r>
        <w:proofErr w:type="spellStart"/>
        <w:r>
          <w:t>fragmentary</w:t>
        </w:r>
        <w:proofErr w:type="spellEnd"/>
        <w:r>
          <w:t xml:space="preserve"> and </w:t>
        </w:r>
        <w:proofErr w:type="spellStart"/>
        <w:r>
          <w:t>unsystematic</w:t>
        </w:r>
        <w:proofErr w:type="spellEnd"/>
        <w:r>
          <w:t xml:space="preserve">, and </w:t>
        </w:r>
        <w:proofErr w:type="spellStart"/>
        <w:r>
          <w:t>how</w:t>
        </w:r>
        <w:proofErr w:type="spellEnd"/>
        <w:r>
          <w:t xml:space="preserve"> in-</w:t>
        </w:r>
        <w:proofErr w:type="spellStart"/>
        <w:r>
          <w:t>depth</w:t>
        </w:r>
        <w:proofErr w:type="spellEnd"/>
        <w:r>
          <w:t xml:space="preserve"> </w:t>
        </w:r>
        <w:proofErr w:type="spellStart"/>
        <w:r>
          <w:t>inclusion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</w:t>
        </w:r>
        <w:proofErr w:type="spellStart"/>
        <w:r>
          <w:t>this</w:t>
        </w:r>
        <w:proofErr w:type="spellEnd"/>
        <w:r>
          <w:t xml:space="preserve"> </w:t>
        </w:r>
        <w:proofErr w:type="spellStart"/>
        <w:r>
          <w:t>topic</w:t>
        </w:r>
        <w:proofErr w:type="spellEnd"/>
        <w:r>
          <w:t xml:space="preserve"> </w:t>
        </w:r>
        <w:proofErr w:type="spellStart"/>
        <w:r>
          <w:t>would</w:t>
        </w:r>
        <w:proofErr w:type="spellEnd"/>
        <w:r>
          <w:t xml:space="preserve"> </w:t>
        </w:r>
        <w:proofErr w:type="spellStart"/>
        <w:r>
          <w:t>have</w:t>
        </w:r>
        <w:proofErr w:type="spellEnd"/>
        <w:r>
          <w:t xml:space="preserve"> </w:t>
        </w:r>
        <w:proofErr w:type="spellStart"/>
        <w:r>
          <w:t>unnecessarily</w:t>
        </w:r>
        <w:proofErr w:type="spellEnd"/>
        <w:r>
          <w:t xml:space="preserve"> </w:t>
        </w:r>
        <w:proofErr w:type="spellStart"/>
        <w:r>
          <w:t>distracted</w:t>
        </w:r>
        <w:proofErr w:type="spellEnd"/>
        <w:r>
          <w:t xml:space="preserve"> </w:t>
        </w:r>
        <w:proofErr w:type="spellStart"/>
        <w:r>
          <w:t>from</w:t>
        </w:r>
        <w:proofErr w:type="spellEnd"/>
        <w:r>
          <w:t xml:space="preserve">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main</w:t>
        </w:r>
        <w:proofErr w:type="spellEnd"/>
        <w:r>
          <w:t xml:space="preserve"> </w:t>
        </w:r>
        <w:proofErr w:type="spellStart"/>
        <w:r>
          <w:t>message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paper</w:t>
        </w:r>
        <w:proofErr w:type="spellEnd"/>
        <w:r>
          <w:t xml:space="preserve"> </w:t>
        </w:r>
        <w:proofErr w:type="spellStart"/>
        <w:r>
          <w:t>as</w:t>
        </w:r>
        <w:proofErr w:type="spellEnd"/>
        <w:r>
          <w:t xml:space="preserve"> a </w:t>
        </w:r>
        <w:proofErr w:type="spellStart"/>
        <w:r>
          <w:t>conceptualization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</w:t>
        </w:r>
        <w:proofErr w:type="spellStart"/>
        <w:r>
          <w:t>voice</w:t>
        </w:r>
        <w:proofErr w:type="spellEnd"/>
        <w:r>
          <w:t xml:space="preserve"> </w:t>
        </w:r>
        <w:proofErr w:type="spellStart"/>
        <w:r>
          <w:t>naturalness</w:t>
        </w:r>
      </w:ins>
      <w:proofErr w:type="spellEnd"/>
      <w:ins w:id="94" w:author="Stefan Schweinberger" w:date="2025-12-15T10:55:00Z" w16du:dateUtc="2025-12-15T09:55:00Z">
        <w:r w:rsidR="006B3024">
          <w:t xml:space="preserve"> (2)</w:t>
        </w:r>
      </w:ins>
      <w:ins w:id="95" w:author="Stefan Schweinberger" w:date="2025-12-15T10:37:00Z" w16du:dateUtc="2025-12-15T09:37:00Z">
        <w:r>
          <w:t xml:space="preserve">. Third, </w:t>
        </w:r>
        <w:proofErr w:type="spellStart"/>
        <w:r>
          <w:t>we</w:t>
        </w:r>
        <w:proofErr w:type="spellEnd"/>
        <w:r>
          <w:t xml:space="preserve"> </w:t>
        </w:r>
        <w:proofErr w:type="spellStart"/>
        <w:r>
          <w:t>invite</w:t>
        </w:r>
        <w:proofErr w:type="spellEnd"/>
        <w:r>
          <w:t xml:space="preserve"> Pinheiro </w:t>
        </w:r>
        <w:proofErr w:type="spellStart"/>
        <w:r>
          <w:t>to</w:t>
        </w:r>
        <w:proofErr w:type="spellEnd"/>
        <w:r>
          <w:t xml:space="preserve"> </w:t>
        </w:r>
        <w:proofErr w:type="spellStart"/>
        <w:r>
          <w:t>make</w:t>
        </w:r>
        <w:proofErr w:type="spellEnd"/>
        <w:r>
          <w:t xml:space="preserve"> </w:t>
        </w:r>
        <w:proofErr w:type="spellStart"/>
        <w:r>
          <w:t>closer</w:t>
        </w:r>
        <w:proofErr w:type="spellEnd"/>
        <w:r>
          <w:t xml:space="preserve"> </w:t>
        </w:r>
        <w:proofErr w:type="spellStart"/>
        <w:r>
          <w:t>contact</w:t>
        </w:r>
        <w:proofErr w:type="spellEnd"/>
        <w:r>
          <w:t xml:space="preserve"> </w:t>
        </w:r>
        <w:proofErr w:type="spellStart"/>
        <w:r>
          <w:t>with</w:t>
        </w:r>
        <w:proofErr w:type="spellEnd"/>
        <w:r>
          <w:t xml:space="preserve"> </w:t>
        </w:r>
        <w:proofErr w:type="spellStart"/>
        <w:r>
          <w:t>our</w:t>
        </w:r>
        <w:proofErr w:type="spellEnd"/>
        <w:r>
          <w:t xml:space="preserve"> </w:t>
        </w:r>
        <w:proofErr w:type="spellStart"/>
        <w:r>
          <w:t>framework</w:t>
        </w:r>
        <w:proofErr w:type="spellEnd"/>
        <w:r>
          <w:t xml:space="preserve">, in </w:t>
        </w:r>
        <w:proofErr w:type="spellStart"/>
        <w:r>
          <w:t>order</w:t>
        </w:r>
        <w:proofErr w:type="spellEnd"/>
        <w:r>
          <w:t xml:space="preserve"> </w:t>
        </w:r>
        <w:proofErr w:type="spellStart"/>
        <w:r>
          <w:t>to</w:t>
        </w:r>
        <w:proofErr w:type="spellEnd"/>
        <w:r>
          <w:t xml:space="preserve"> </w:t>
        </w:r>
        <w:proofErr w:type="spellStart"/>
        <w:r>
          <w:t>generate</w:t>
        </w:r>
        <w:proofErr w:type="spellEnd"/>
        <w:r>
          <w:t xml:space="preserve"> </w:t>
        </w:r>
        <w:proofErr w:type="spellStart"/>
        <w:r>
          <w:t>informed</w:t>
        </w:r>
        <w:proofErr w:type="spellEnd"/>
        <w:r>
          <w:t xml:space="preserve"> </w:t>
        </w:r>
      </w:ins>
      <w:proofErr w:type="spellStart"/>
      <w:ins w:id="96" w:author="Stefan Schweinberger" w:date="2025-12-16T00:05:00Z" w16du:dateUtc="2025-12-15T23:05:00Z">
        <w:r w:rsidR="00752D03">
          <w:t>hypotheses</w:t>
        </w:r>
        <w:proofErr w:type="spellEnd"/>
        <w:r w:rsidR="00752D03">
          <w:t xml:space="preserve"> </w:t>
        </w:r>
        <w:proofErr w:type="spellStart"/>
        <w:r w:rsidR="00752D03">
          <w:t>as</w:t>
        </w:r>
        <w:proofErr w:type="spellEnd"/>
        <w:r w:rsidR="00752D03">
          <w:t xml:space="preserve"> </w:t>
        </w:r>
        <w:proofErr w:type="spellStart"/>
        <w:r w:rsidR="00752D03">
          <w:t>to</w:t>
        </w:r>
      </w:ins>
      <w:ins w:id="97" w:author="Stefan Schweinberger" w:date="2025-12-15T10:37:00Z" w16du:dateUtc="2025-12-15T09:37:00Z">
        <w:r>
          <w:t xml:space="preserve"> where</w:t>
        </w:r>
        <w:proofErr w:type="spellEnd"/>
        <w:r>
          <w:t xml:space="preserve"> </w:t>
        </w:r>
        <w:proofErr w:type="spellStart"/>
        <w:r>
          <w:t>self-relevance</w:t>
        </w:r>
        <w:proofErr w:type="spellEnd"/>
        <w:r>
          <w:t xml:space="preserve"> </w:t>
        </w:r>
        <w:proofErr w:type="spellStart"/>
        <w:r>
          <w:t>could</w:t>
        </w:r>
        <w:proofErr w:type="spellEnd"/>
        <w:r>
          <w:t xml:space="preserve"> </w:t>
        </w:r>
        <w:proofErr w:type="spellStart"/>
        <w:r>
          <w:t>be</w:t>
        </w:r>
        <w:proofErr w:type="spellEnd"/>
        <w:r>
          <w:t xml:space="preserve"> </w:t>
        </w:r>
        <w:proofErr w:type="spellStart"/>
        <w:r>
          <w:t>located</w:t>
        </w:r>
        <w:proofErr w:type="spellEnd"/>
        <w:r>
          <w:t xml:space="preserve"> in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model</w:t>
        </w:r>
      </w:ins>
      <w:proofErr w:type="spellEnd"/>
      <w:ins w:id="98" w:author="Stefan Schweinberger" w:date="2025-12-16T00:05:00Z" w16du:dateUtc="2025-12-15T23:05:00Z">
        <w:r w:rsidR="00752D03">
          <w:t xml:space="preserve">. In </w:t>
        </w:r>
        <w:proofErr w:type="spellStart"/>
        <w:r w:rsidR="00752D03">
          <w:t>this</w:t>
        </w:r>
        <w:proofErr w:type="spellEnd"/>
        <w:r w:rsidR="00752D03">
          <w:t xml:space="preserve"> </w:t>
        </w:r>
        <w:proofErr w:type="spellStart"/>
        <w:r w:rsidR="00752D03">
          <w:t>context</w:t>
        </w:r>
        <w:proofErr w:type="spellEnd"/>
        <w:r w:rsidR="00752D03">
          <w:t>,</w:t>
        </w:r>
      </w:ins>
      <w:ins w:id="99" w:author="Stefan Schweinberger" w:date="2025-12-15T10:37:00Z" w16du:dateUtc="2025-12-15T09:37:00Z">
        <w:r>
          <w:t xml:space="preserve"> </w:t>
        </w:r>
        <w:proofErr w:type="spellStart"/>
        <w:r>
          <w:t>we</w:t>
        </w:r>
        <w:proofErr w:type="spellEnd"/>
        <w:r>
          <w:t xml:space="preserve"> </w:t>
        </w:r>
        <w:proofErr w:type="spellStart"/>
        <w:r>
          <w:t>offer</w:t>
        </w:r>
        <w:proofErr w:type="spellEnd"/>
        <w:r>
          <w:t xml:space="preserve"> relevant </w:t>
        </w:r>
        <w:proofErr w:type="spellStart"/>
        <w:r>
          <w:t>suggestions</w:t>
        </w:r>
        <w:proofErr w:type="spellEnd"/>
        <w:r>
          <w:t xml:space="preserve"> </w:t>
        </w:r>
      </w:ins>
      <w:proofErr w:type="spellStart"/>
      <w:ins w:id="100" w:author="Stefan Schweinberger" w:date="2025-12-16T00:05:00Z" w16du:dateUtc="2025-12-15T23:05:00Z">
        <w:r w:rsidR="00752D03">
          <w:t>that</w:t>
        </w:r>
      </w:ins>
      <w:proofErr w:type="spellEnd"/>
      <w:ins w:id="101" w:author="Stefan Schweinberger" w:date="2025-12-15T10:37:00Z" w16du:dateUtc="2025-12-15T09:37:00Z">
        <w:r>
          <w:t xml:space="preserve"> </w:t>
        </w:r>
        <w:proofErr w:type="spellStart"/>
        <w:r>
          <w:t>relate</w:t>
        </w:r>
        <w:proofErr w:type="spellEnd"/>
        <w:r>
          <w:t xml:space="preserve"> </w:t>
        </w:r>
        <w:proofErr w:type="spellStart"/>
        <w:r>
          <w:t>to</w:t>
        </w:r>
        <w:proofErr w:type="spellEnd"/>
        <w:r>
          <w:t xml:space="preserve">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concept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</w:t>
        </w:r>
        <w:proofErr w:type="spellStart"/>
        <w:r>
          <w:t>authenticity</w:t>
        </w:r>
        <w:proofErr w:type="spellEnd"/>
        <w:r>
          <w:t xml:space="preserve"> </w:t>
        </w:r>
        <w:proofErr w:type="spellStart"/>
        <w:r>
          <w:t>as</w:t>
        </w:r>
        <w:proofErr w:type="spellEnd"/>
        <w:r>
          <w:t xml:space="preserve"> </w:t>
        </w:r>
      </w:ins>
      <w:proofErr w:type="spellStart"/>
      <w:ins w:id="102" w:author="Stefan Schweinberger" w:date="2025-12-16T00:06:00Z" w16du:dateUtc="2025-12-15T23:06:00Z">
        <w:r w:rsidR="00752D03">
          <w:t>defined</w:t>
        </w:r>
      </w:ins>
      <w:proofErr w:type="spellEnd"/>
      <w:ins w:id="103" w:author="Stefan Schweinberger" w:date="2025-12-15T10:37:00Z" w16du:dateUtc="2025-12-15T09:37:00Z">
        <w:r>
          <w:t xml:space="preserve"> in </w:t>
        </w:r>
        <w:proofErr w:type="spellStart"/>
        <w:r>
          <w:t>our</w:t>
        </w:r>
        <w:proofErr w:type="spellEnd"/>
        <w:r>
          <w:t xml:space="preserve"> </w:t>
        </w:r>
      </w:ins>
      <w:proofErr w:type="spellStart"/>
      <w:ins w:id="104" w:author="Stefan Schweinberger" w:date="2025-12-16T00:06:00Z" w16du:dateUtc="2025-12-15T23:06:00Z">
        <w:r w:rsidR="00752D03">
          <w:t>framework</w:t>
        </w:r>
      </w:ins>
      <w:proofErr w:type="spellEnd"/>
      <w:ins w:id="105" w:author="Stefan Schweinberger" w:date="2025-12-15T10:55:00Z" w16du:dateUtc="2025-12-15T09:55:00Z">
        <w:r w:rsidR="006B3024">
          <w:t xml:space="preserve"> (3)</w:t>
        </w:r>
      </w:ins>
      <w:ins w:id="106" w:author="Stefan Schweinberger" w:date="2025-12-15T10:37:00Z" w16du:dateUtc="2025-12-15T09:37:00Z">
        <w:r>
          <w:t xml:space="preserve">. </w:t>
        </w:r>
        <w:proofErr w:type="spellStart"/>
        <w:r>
          <w:t>Fourth</w:t>
        </w:r>
        <w:proofErr w:type="spellEnd"/>
        <w:r>
          <w:t xml:space="preserve">, </w:t>
        </w:r>
        <w:proofErr w:type="spellStart"/>
        <w:r>
          <w:t>by</w:t>
        </w:r>
        <w:proofErr w:type="spellEnd"/>
        <w:r>
          <w:t xml:space="preserve"> </w:t>
        </w:r>
        <w:proofErr w:type="spellStart"/>
        <w:r>
          <w:t>d</w:t>
        </w:r>
      </w:ins>
      <w:ins w:id="107" w:author="Stefan Schweinberger" w:date="2025-12-16T00:06:00Z" w16du:dateUtc="2025-12-15T23:06:00Z">
        <w:r w:rsidR="00752D03">
          <w:t>irecting</w:t>
        </w:r>
        <w:proofErr w:type="spellEnd"/>
        <w:r w:rsidR="00752D03">
          <w:t xml:space="preserve"> </w:t>
        </w:r>
        <w:proofErr w:type="spellStart"/>
        <w:r w:rsidR="00752D03">
          <w:t>attention</w:t>
        </w:r>
        <w:proofErr w:type="spellEnd"/>
        <w:r w:rsidR="00752D03">
          <w:t xml:space="preserve"> </w:t>
        </w:r>
        <w:proofErr w:type="spellStart"/>
        <w:r w:rsidR="00752D03">
          <w:t>to</w:t>
        </w:r>
        <w:proofErr w:type="spellEnd"/>
        <w:r w:rsidR="00752D03">
          <w:t xml:space="preserve"> possible </w:t>
        </w:r>
      </w:ins>
      <w:proofErr w:type="spellStart"/>
      <w:ins w:id="108" w:author="Stefan Schweinberger" w:date="2025-12-15T10:37:00Z" w16du:dateUtc="2025-12-15T09:37:00Z">
        <w:r>
          <w:t>parallels</w:t>
        </w:r>
        <w:proofErr w:type="spellEnd"/>
        <w:r>
          <w:t xml:space="preserve"> </w:t>
        </w:r>
        <w:proofErr w:type="spellStart"/>
        <w:r>
          <w:t>to</w:t>
        </w:r>
        <w:proofErr w:type="spellEnd"/>
        <w:r>
          <w:t xml:space="preserve"> (</w:t>
        </w:r>
        <w:proofErr w:type="spellStart"/>
        <w:r>
          <w:t>self</w:t>
        </w:r>
        <w:proofErr w:type="spellEnd"/>
        <w:r>
          <w:t>-)</w:t>
        </w:r>
        <w:proofErr w:type="spellStart"/>
        <w:r>
          <w:t>face</w:t>
        </w:r>
        <w:proofErr w:type="spellEnd"/>
        <w:r>
          <w:t xml:space="preserve"> </w:t>
        </w:r>
        <w:proofErr w:type="spellStart"/>
        <w:r>
          <w:t>research</w:t>
        </w:r>
        <w:proofErr w:type="spellEnd"/>
        <w:r>
          <w:t xml:space="preserve">, </w:t>
        </w:r>
        <w:proofErr w:type="spellStart"/>
        <w:r>
          <w:t>we</w:t>
        </w:r>
        <w:proofErr w:type="spellEnd"/>
        <w:r>
          <w:t xml:space="preserve"> </w:t>
        </w:r>
        <w:proofErr w:type="spellStart"/>
        <w:r>
          <w:t>identify</w:t>
        </w:r>
        <w:proofErr w:type="spellEnd"/>
        <w:r>
          <w:t xml:space="preserve"> </w:t>
        </w:r>
      </w:ins>
      <w:proofErr w:type="spellStart"/>
      <w:ins w:id="109" w:author="Stefan Schweinberger" w:date="2025-12-15T18:13:00Z" w16du:dateUtc="2025-12-15T17:13:00Z">
        <w:r w:rsidR="000027CE">
          <w:t>methodological</w:t>
        </w:r>
        <w:proofErr w:type="spellEnd"/>
        <w:r w:rsidR="000027CE">
          <w:t xml:space="preserve">, </w:t>
        </w:r>
        <w:proofErr w:type="spellStart"/>
        <w:r w:rsidR="000027CE">
          <w:t>topical</w:t>
        </w:r>
        <w:proofErr w:type="spellEnd"/>
        <w:r w:rsidR="000027CE">
          <w:t xml:space="preserve">, and </w:t>
        </w:r>
      </w:ins>
      <w:proofErr w:type="spellStart"/>
      <w:ins w:id="110" w:author="Stefan Schweinberger" w:date="2025-12-15T10:37:00Z" w16du:dateUtc="2025-12-15T09:37:00Z">
        <w:r>
          <w:t>conceptual</w:t>
        </w:r>
        <w:proofErr w:type="spellEnd"/>
        <w:r>
          <w:t xml:space="preserve"> </w:t>
        </w:r>
        <w:proofErr w:type="spellStart"/>
        <w:r>
          <w:t>gaps</w:t>
        </w:r>
        <w:proofErr w:type="spellEnd"/>
        <w:r>
          <w:t xml:space="preserve"> in </w:t>
        </w:r>
        <w:proofErr w:type="spellStart"/>
        <w:r>
          <w:t>Pinheiro´s</w:t>
        </w:r>
        <w:proofErr w:type="spellEnd"/>
        <w:r>
          <w:t xml:space="preserve"> </w:t>
        </w:r>
        <w:proofErr w:type="spellStart"/>
        <w:r>
          <w:t>critique</w:t>
        </w:r>
      </w:ins>
      <w:proofErr w:type="spellEnd"/>
      <w:ins w:id="111" w:author="Stefan Schweinberger" w:date="2025-12-15T10:55:00Z" w16du:dateUtc="2025-12-15T09:55:00Z">
        <w:r w:rsidR="006B3024">
          <w:t xml:space="preserve"> (4)</w:t>
        </w:r>
      </w:ins>
      <w:ins w:id="112" w:author="Stefan Schweinberger" w:date="2025-12-15T10:37:00Z" w16du:dateUtc="2025-12-15T09:37:00Z">
        <w:r>
          <w:t xml:space="preserve">. </w:t>
        </w:r>
      </w:ins>
    </w:p>
    <w:p w14:paraId="013A5BDA" w14:textId="2DC9E6F7" w:rsidR="00157F25" w:rsidDel="006B3024" w:rsidRDefault="004A28A1" w:rsidP="00ED322A">
      <w:pPr>
        <w:rPr>
          <w:del w:id="113" w:author="Stefan Schweinberger" w:date="2025-12-15T10:58:00Z" w16du:dateUtc="2025-12-15T09:58:00Z"/>
          <w:lang w:val="en-US"/>
        </w:rPr>
      </w:pPr>
      <w:del w:id="114" w:author="Stefan Schweinberger" w:date="2025-12-15T10:54:00Z" w16du:dateUtc="2025-12-15T09:54:00Z">
        <w:r w:rsidDel="006B3024">
          <w:rPr>
            <w:lang w:val="en-US"/>
          </w:rPr>
          <w:delText>We would like to take the opportunity to comment on this. First</w:delText>
        </w:r>
      </w:del>
      <w:ins w:id="115" w:author="Stefan Schweinberger" w:date="2025-12-15T10:54:00Z" w16du:dateUtc="2025-12-15T09:54:00Z">
        <w:r w:rsidR="006B3024">
          <w:rPr>
            <w:lang w:val="en-US"/>
          </w:rPr>
          <w:t xml:space="preserve">Regarding the </w:t>
        </w:r>
      </w:ins>
      <w:ins w:id="116" w:author="Stefan Schweinberger" w:date="2025-12-15T10:55:00Z" w16du:dateUtc="2025-12-15T09:55:00Z">
        <w:r w:rsidR="006B3024">
          <w:rPr>
            <w:lang w:val="en-US"/>
          </w:rPr>
          <w:t>f</w:t>
        </w:r>
      </w:ins>
      <w:ins w:id="117" w:author="Stefan Schweinberger" w:date="2025-12-15T10:54:00Z" w16du:dateUtc="2025-12-15T09:54:00Z">
        <w:r w:rsidR="006B3024">
          <w:rPr>
            <w:lang w:val="en-US"/>
          </w:rPr>
          <w:t>irst point</w:t>
        </w:r>
      </w:ins>
      <w:r>
        <w:rPr>
          <w:lang w:val="en-US"/>
        </w:rPr>
        <w:t xml:space="preserve">, </w:t>
      </w:r>
      <w:del w:id="118" w:author="Stefan Schweinberger" w:date="2025-12-15T10:54:00Z" w16du:dateUtc="2025-12-15T09:54:00Z">
        <w:r w:rsidDel="006B3024">
          <w:rPr>
            <w:lang w:val="en-US"/>
          </w:rPr>
          <w:delText xml:space="preserve">we fully agree that research on self-voice perception is a </w:delText>
        </w:r>
        <w:r w:rsidR="00C43EB8" w:rsidDel="006B3024">
          <w:rPr>
            <w:lang w:val="en-US"/>
          </w:rPr>
          <w:delText xml:space="preserve">highly relevant </w:delText>
        </w:r>
        <w:r w:rsidDel="006B3024">
          <w:rPr>
            <w:lang w:val="en-US"/>
          </w:rPr>
          <w:delText xml:space="preserve">topic which deserved more scientific attention and scrutiny. </w:delText>
        </w:r>
        <w:r w:rsidR="002E50B3" w:rsidDel="006B3024">
          <w:rPr>
            <w:lang w:val="en-US"/>
          </w:rPr>
          <w:delText xml:space="preserve">Second, we also agree that </w:delText>
        </w:r>
        <w:r w:rsidR="00C43EB8" w:rsidDel="006B3024">
          <w:rPr>
            <w:lang w:val="en-US"/>
          </w:rPr>
          <w:delText>impressions of voice naturalness in self-voice evaluation deserve focused attention.</w:delText>
        </w:r>
        <w:r w:rsidR="002543B8" w:rsidDel="006B3024">
          <w:rPr>
            <w:lang w:val="en-US"/>
          </w:rPr>
          <w:delText xml:space="preserve"> </w:delText>
        </w:r>
        <w:r w:rsidR="00C43EB8" w:rsidDel="006B3024">
          <w:rPr>
            <w:lang w:val="en-US"/>
          </w:rPr>
          <w:delText xml:space="preserve">Above all, however, </w:delText>
        </w:r>
      </w:del>
      <w:r w:rsidR="00C43EB8">
        <w:rPr>
          <w:lang w:val="en-US"/>
        </w:rPr>
        <w:t xml:space="preserve">we </w:t>
      </w:r>
      <w:del w:id="119" w:author="Stefan Schweinberger" w:date="2025-12-15T10:56:00Z" w16du:dateUtc="2025-12-15T09:56:00Z">
        <w:r w:rsidR="00C43EB8" w:rsidDel="006B3024">
          <w:rPr>
            <w:lang w:val="en-US"/>
          </w:rPr>
          <w:delText xml:space="preserve">want to </w:delText>
        </w:r>
      </w:del>
      <w:r w:rsidR="00C43EB8">
        <w:rPr>
          <w:lang w:val="en-US"/>
        </w:rPr>
        <w:t xml:space="preserve">emphasize that </w:t>
      </w:r>
      <w:del w:id="120" w:author="Stefan Schweinberger" w:date="2025-12-15T10:56:00Z" w16du:dateUtc="2025-12-15T09:56:00Z">
        <w:r w:rsidR="00C43EB8" w:rsidDel="006B3024">
          <w:rPr>
            <w:lang w:val="en-US"/>
          </w:rPr>
          <w:delText xml:space="preserve">this </w:delText>
        </w:r>
      </w:del>
      <w:ins w:id="121" w:author="Stefan Schweinberger" w:date="2025-12-15T10:56:00Z" w16du:dateUtc="2025-12-15T09:56:00Z">
        <w:r w:rsidR="006B3024">
          <w:rPr>
            <w:lang w:val="en-US"/>
          </w:rPr>
          <w:t xml:space="preserve">going beyond acoustics </w:t>
        </w:r>
      </w:ins>
      <w:r w:rsidR="00C43EB8">
        <w:rPr>
          <w:lang w:val="en-US"/>
        </w:rPr>
        <w:t xml:space="preserve">is </w:t>
      </w:r>
      <w:ins w:id="122" w:author="Stefan Schweinberger" w:date="2025-12-15T18:14:00Z" w16du:dateUtc="2025-12-15T17:14:00Z">
        <w:r w:rsidR="000027CE" w:rsidRPr="00C43EB8">
          <w:rPr>
            <w:lang w:val="en-US"/>
          </w:rPr>
          <w:t xml:space="preserve">in complete </w:t>
        </w:r>
        <w:r w:rsidR="000027CE">
          <w:rPr>
            <w:lang w:val="en-US"/>
          </w:rPr>
          <w:t>accordance</w:t>
        </w:r>
        <w:r w:rsidR="000027CE" w:rsidRPr="00C43EB8">
          <w:rPr>
            <w:lang w:val="en-US"/>
          </w:rPr>
          <w:t xml:space="preserve"> with </w:t>
        </w:r>
      </w:ins>
      <w:del w:id="123" w:author="Stefan Schweinberger" w:date="2025-12-15T11:52:00Z" w16du:dateUtc="2025-12-15T10:52:00Z">
        <w:r w:rsidR="00C43EB8" w:rsidDel="005F645D">
          <w:rPr>
            <w:lang w:val="en-US"/>
          </w:rPr>
          <w:delText xml:space="preserve">not </w:delText>
        </w:r>
      </w:del>
      <w:del w:id="124" w:author="Stefan Schweinberger" w:date="2025-12-15T18:14:00Z" w16du:dateUtc="2025-12-15T17:14:00Z">
        <w:r w:rsidR="00C43EB8" w:rsidDel="000027CE">
          <w:rPr>
            <w:lang w:val="en-US"/>
          </w:rPr>
          <w:delText>in c</w:delText>
        </w:r>
        <w:r w:rsidR="00AB7BD3" w:rsidDel="000027CE">
          <w:rPr>
            <w:lang w:val="en-US"/>
          </w:rPr>
          <w:delText>onflict</w:delText>
        </w:r>
      </w:del>
      <w:ins w:id="125" w:author="Stefan Schweinberger" w:date="2025-12-15T11:52:00Z" w16du:dateUtc="2025-12-15T10:52:00Z">
        <w:r w:rsidR="005F645D">
          <w:rPr>
            <w:lang w:val="en-US"/>
          </w:rPr>
          <w:t xml:space="preserve">the </w:t>
        </w:r>
        <w:r w:rsidR="005F645D" w:rsidRPr="00C43EB8">
          <w:rPr>
            <w:lang w:val="en-US"/>
          </w:rPr>
          <w:t>framework</w:t>
        </w:r>
        <w:r w:rsidR="005F645D">
          <w:rPr>
            <w:lang w:val="en-US"/>
          </w:rPr>
          <w:t xml:space="preserve"> in Nussbaum et al. (2025</w:t>
        </w:r>
      </w:ins>
      <w:ins w:id="126" w:author="Stefan Schweinberger" w:date="2025-12-15T18:14:00Z" w16du:dateUtc="2025-12-15T17:14:00Z">
        <w:r w:rsidR="000027CE">
          <w:rPr>
            <w:lang w:val="en-US"/>
          </w:rPr>
          <w:t>)</w:t>
        </w:r>
      </w:ins>
      <w:del w:id="127" w:author="Stefan Schweinberger" w:date="2025-12-15T18:14:00Z" w16du:dateUtc="2025-12-15T17:14:00Z">
        <w:r w:rsidR="00C43EB8" w:rsidRPr="00C43EB8" w:rsidDel="000027CE">
          <w:rPr>
            <w:lang w:val="en-US"/>
          </w:rPr>
          <w:delText xml:space="preserve"> </w:delText>
        </w:r>
      </w:del>
      <w:del w:id="128" w:author="Stefan Schweinberger" w:date="2025-12-15T11:52:00Z" w16du:dateUtc="2025-12-15T10:52:00Z">
        <w:r w:rsidR="00C43EB8" w:rsidRPr="00C43EB8" w:rsidDel="005F645D">
          <w:rPr>
            <w:lang w:val="en-US"/>
          </w:rPr>
          <w:delText xml:space="preserve">but </w:delText>
        </w:r>
      </w:del>
      <w:del w:id="129" w:author="Stefan Schweinberger" w:date="2025-12-15T18:14:00Z" w16du:dateUtc="2025-12-15T17:14:00Z">
        <w:r w:rsidR="00C43EB8" w:rsidRPr="00C43EB8" w:rsidDel="000027CE">
          <w:rPr>
            <w:lang w:val="en-US"/>
          </w:rPr>
          <w:delText xml:space="preserve">in complete </w:delText>
        </w:r>
        <w:r w:rsidR="00C43EB8" w:rsidDel="000027CE">
          <w:rPr>
            <w:lang w:val="en-US"/>
          </w:rPr>
          <w:delText>accordance</w:delText>
        </w:r>
        <w:r w:rsidR="00C43EB8" w:rsidRPr="00C43EB8" w:rsidDel="000027CE">
          <w:rPr>
            <w:lang w:val="en-US"/>
          </w:rPr>
          <w:delText xml:space="preserve"> with </w:delText>
        </w:r>
      </w:del>
      <w:del w:id="130" w:author="Stefan Schweinberger" w:date="2025-12-15T10:55:00Z" w16du:dateUtc="2025-12-15T09:55:00Z">
        <w:r w:rsidR="00C43EB8" w:rsidRPr="00C43EB8" w:rsidDel="006B3024">
          <w:rPr>
            <w:lang w:val="en-US"/>
          </w:rPr>
          <w:delText xml:space="preserve">our </w:delText>
        </w:r>
        <w:r w:rsidR="00C43EB8" w:rsidDel="006B3024">
          <w:rPr>
            <w:lang w:val="en-US"/>
          </w:rPr>
          <w:delText>proposed</w:delText>
        </w:r>
      </w:del>
      <w:del w:id="131" w:author="Stefan Schweinberger" w:date="2025-12-15T11:52:00Z" w16du:dateUtc="2025-12-15T10:52:00Z">
        <w:r w:rsidR="00C43EB8" w:rsidDel="005F645D">
          <w:rPr>
            <w:lang w:val="en-US"/>
          </w:rPr>
          <w:delText xml:space="preserve"> </w:delText>
        </w:r>
        <w:r w:rsidR="00C43EB8" w:rsidRPr="00C43EB8" w:rsidDel="005F645D">
          <w:rPr>
            <w:lang w:val="en-US"/>
          </w:rPr>
          <w:delText>framework</w:delText>
        </w:r>
      </w:del>
      <w:r w:rsidR="00157F25">
        <w:rPr>
          <w:lang w:val="en-US"/>
        </w:rPr>
        <w:t xml:space="preserve">. The points raised by </w:t>
      </w:r>
      <w:sdt>
        <w:sdtPr>
          <w:rPr>
            <w:lang w:val="en-US"/>
          </w:rPr>
          <w:alias w:val="To edit, see citavi.com/edit"/>
          <w:tag w:val="CitaviPlaceholder#f3061b52-4fc2-47d3-91da-26a7517e2443"/>
          <w:id w:val="-1768141955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4ZmQzNTZhLWJhZTQtNDQ0MS1hNjUwLWVjMTEzNjk2NTk1YiIsIkVudHJpZXMiOlt7IiRpZCI6IjIiLCIkdHlwZSI6IlN3aXNzQWNhZGVtaWMuQ2l0YXZpLkNpdGF0aW9ucy5Xb3JkUGxhY2Vob2xkZXJFbnRyeSwgU3dpc3NBY2FkZW1pYy5DaXRhdmkiLCJJZCI6IjFlNjYzY2Q5LWZjZmMtNGYwZC05MjI4LTgyMzI3ZmNiNWEz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mMzA2MWI1Mi00ZmMyLTQ3ZDMtOTFkYS0yNmE3NTE3ZTI0NDMiLCJUZXh0IjoiUGluaGVpcm8iLCJXQUlWZXJzaW9uIjoiNi4xMS4wLjAifQ==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Pinheiro</w:t>
          </w:r>
          <w:r w:rsidR="00AB7BD3">
            <w:rPr>
              <w:lang w:val="en-US"/>
            </w:rPr>
            <w:fldChar w:fldCharType="end"/>
          </w:r>
        </w:sdtContent>
      </w:sdt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38fd356a-bae4-4441-a650-ec113696595b"/>
          <w:id w:val="1874271572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YzMDYxYjUyLTRmYzItNDdkMy05MWRhLTI2YTc1MTdlMjQ0MyIsIkVudHJpZXMiOlt7IiRpZCI6IjIiLCIkdHlwZSI6IlN3aXNzQWNhZGVtaWMuQ2l0YXZpLkNpdGF0aW9ucy5Xb3JkUGxhY2Vob2xkZXJFbnRyeSwgU3dpc3NBY2FkZW1pYy5DaXRhdmkiLCJJZCI6IjI4ZDQyYzE2LTczMTMtNDQ2OS05ZmQ1LTcxZmEwZjliZTAzZC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zhmZDM1NmEtYmFlNC00NDQxLWE2NTAtZWMxMTM2OTY1OTViIiwiVGV4dCI6IigyMDI1KSIsIldBSVZlcnNpb24iOiI2LjExLjAuMCJ9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(2025)</w:t>
          </w:r>
          <w:r w:rsidR="00AB7BD3">
            <w:rPr>
              <w:lang w:val="en-US"/>
            </w:rPr>
            <w:fldChar w:fldCharType="end"/>
          </w:r>
        </w:sdtContent>
      </w:sdt>
      <w:r w:rsidR="00AB7BD3">
        <w:rPr>
          <w:lang w:val="en-US"/>
        </w:rPr>
        <w:t xml:space="preserve"> </w:t>
      </w:r>
      <w:del w:id="132" w:author="Stefan Schweinberger" w:date="2025-12-15T10:57:00Z" w16du:dateUtc="2025-12-15T09:57:00Z">
        <w:r w:rsidR="00157F25" w:rsidDel="006B3024">
          <w:rPr>
            <w:lang w:val="en-US"/>
          </w:rPr>
          <w:delText>for the special case of self-voice</w:delText>
        </w:r>
        <w:r w:rsidR="002543B8" w:rsidDel="006B3024">
          <w:rPr>
            <w:lang w:val="en-US"/>
          </w:rPr>
          <w:delText xml:space="preserve"> – </w:delText>
        </w:r>
        <w:r w:rsidR="00AB7BD3" w:rsidDel="006B3024">
          <w:rPr>
            <w:lang w:val="en-US"/>
          </w:rPr>
          <w:delText>being all</w:delText>
        </w:r>
        <w:r w:rsidR="002543B8" w:rsidDel="006B3024">
          <w:rPr>
            <w:lang w:val="en-US"/>
          </w:rPr>
          <w:delText xml:space="preserve"> valid in principle -</w:delText>
        </w:r>
        <w:r w:rsidR="00157F25" w:rsidDel="006B3024">
          <w:rPr>
            <w:lang w:val="en-US"/>
          </w:rPr>
          <w:delText xml:space="preserve"> </w:delText>
        </w:r>
      </w:del>
      <w:r w:rsidR="00157F25">
        <w:rPr>
          <w:lang w:val="en-US"/>
        </w:rPr>
        <w:t>neither reveal a blind spot nor an incomplete conceptualization</w:t>
      </w:r>
      <w:r w:rsidR="002543B8">
        <w:rPr>
          <w:lang w:val="en-US"/>
        </w:rPr>
        <w:t xml:space="preserve"> of voice naturalness</w:t>
      </w:r>
      <w:ins w:id="133" w:author="Stefan Schweinberger" w:date="2025-12-15T10:57:00Z" w16du:dateUtc="2025-12-15T09:57:00Z">
        <w:r w:rsidR="006B3024">
          <w:rPr>
            <w:lang w:val="en-US"/>
          </w:rPr>
          <w:t xml:space="preserve"> in Nussbaum et al. (2025)</w:t>
        </w:r>
      </w:ins>
      <w:ins w:id="134" w:author="Stefan Schweinberger" w:date="2025-12-15T18:14:00Z" w16du:dateUtc="2025-12-15T17:14:00Z">
        <w:r w:rsidR="000027CE">
          <w:rPr>
            <w:lang w:val="en-US"/>
          </w:rPr>
          <w:t xml:space="preserve">, and </w:t>
        </w:r>
      </w:ins>
      <w:del w:id="135" w:author="Stefan Schweinberger" w:date="2025-12-15T18:14:00Z" w16du:dateUtc="2025-12-15T17:14:00Z">
        <w:r w:rsidR="00157F25" w:rsidDel="000027CE">
          <w:rPr>
            <w:lang w:val="en-US"/>
          </w:rPr>
          <w:delText xml:space="preserve">. Any </w:delText>
        </w:r>
      </w:del>
      <w:del w:id="136" w:author="Stefan Schweinberger" w:date="2025-12-16T00:07:00Z" w16du:dateUtc="2025-12-15T23:07:00Z">
        <w:r w:rsidR="00157F25" w:rsidDel="00752D03">
          <w:rPr>
            <w:lang w:val="en-US"/>
          </w:rPr>
          <w:delText>apparent</w:delText>
        </w:r>
      </w:del>
      <w:ins w:id="137" w:author="Stefan Schweinberger" w:date="2025-12-16T00:07:00Z" w16du:dateUtc="2025-12-15T23:07:00Z">
        <w:r w:rsidR="00752D03">
          <w:rPr>
            <w:lang w:val="en-US"/>
          </w:rPr>
          <w:t>purported</w:t>
        </w:r>
      </w:ins>
      <w:r w:rsidR="00157F25">
        <w:rPr>
          <w:lang w:val="en-US"/>
        </w:rPr>
        <w:t xml:space="preserve"> c</w:t>
      </w:r>
      <w:r w:rsidR="00AB7BD3">
        <w:rPr>
          <w:lang w:val="en-US"/>
        </w:rPr>
        <w:t>ontradiction</w:t>
      </w:r>
      <w:ins w:id="138" w:author="Stefan Schweinberger" w:date="2025-12-15T18:14:00Z" w16du:dateUtc="2025-12-15T17:14:00Z">
        <w:r w:rsidR="000027CE">
          <w:rPr>
            <w:lang w:val="en-US"/>
          </w:rPr>
          <w:t>s</w:t>
        </w:r>
      </w:ins>
      <w:r w:rsidR="00157F25">
        <w:rPr>
          <w:lang w:val="en-US"/>
        </w:rPr>
        <w:t xml:space="preserve"> </w:t>
      </w:r>
      <w:del w:id="139" w:author="Stefan Schweinberger" w:date="2025-12-15T10:57:00Z" w16du:dateUtc="2025-12-15T09:57:00Z">
        <w:r w:rsidR="00157F25" w:rsidDel="006B3024">
          <w:rPr>
            <w:lang w:val="en-US"/>
          </w:rPr>
          <w:delText>stem</w:delText>
        </w:r>
        <w:r w:rsidR="002543B8" w:rsidDel="006B3024">
          <w:rPr>
            <w:lang w:val="en-US"/>
          </w:rPr>
          <w:delText>s</w:delText>
        </w:r>
        <w:r w:rsidR="00157F25" w:rsidDel="006B3024">
          <w:rPr>
            <w:lang w:val="en-US"/>
          </w:rPr>
          <w:delText xml:space="preserve"> </w:delText>
        </w:r>
      </w:del>
      <w:ins w:id="140" w:author="Stefan Schweinberger" w:date="2025-12-15T10:57:00Z" w16du:dateUtc="2025-12-15T09:57:00Z">
        <w:r w:rsidR="006B3024">
          <w:rPr>
            <w:lang w:val="en-US"/>
          </w:rPr>
          <w:t xml:space="preserve">originate </w:t>
        </w:r>
      </w:ins>
      <w:r w:rsidR="00157F25">
        <w:rPr>
          <w:lang w:val="en-US"/>
        </w:rPr>
        <w:t>from misconceptions</w:t>
      </w:r>
      <w:ins w:id="141" w:author="Stefan Schweinberger" w:date="2025-12-15T10:57:00Z" w16du:dateUtc="2025-12-15T09:57:00Z">
        <w:r w:rsidR="006B3024">
          <w:rPr>
            <w:lang w:val="en-US"/>
          </w:rPr>
          <w:t xml:space="preserve"> </w:t>
        </w:r>
      </w:ins>
      <w:del w:id="142" w:author="Stefan Schweinberger" w:date="2025-12-15T10:57:00Z" w16du:dateUtc="2025-12-15T09:57:00Z">
        <w:r w:rsidR="00157F25" w:rsidDel="006B3024">
          <w:rPr>
            <w:lang w:val="en-US"/>
          </w:rPr>
          <w:delText xml:space="preserve"> </w:delText>
        </w:r>
      </w:del>
      <w:r w:rsidR="00157F25">
        <w:rPr>
          <w:lang w:val="en-US"/>
        </w:rPr>
        <w:t xml:space="preserve">of our </w:t>
      </w:r>
      <w:del w:id="143" w:author="Stefan Schweinberger" w:date="2025-12-15T10:58:00Z" w16du:dateUtc="2025-12-15T09:58:00Z">
        <w:r w:rsidR="00157F25" w:rsidDel="006B3024">
          <w:rPr>
            <w:lang w:val="en-US"/>
          </w:rPr>
          <w:delText>framewor</w:delText>
        </w:r>
      </w:del>
      <w:ins w:id="144" w:author="Stefan Schweinberger" w:date="2025-12-15T10:58:00Z" w16du:dateUtc="2025-12-15T09:58:00Z">
        <w:r w:rsidR="006B3024">
          <w:rPr>
            <w:lang w:val="en-US"/>
          </w:rPr>
          <w:t xml:space="preserve">framework. In detail, </w:t>
        </w:r>
      </w:ins>
      <w:del w:id="145" w:author="Stefan Schweinberger" w:date="2025-12-15T10:58:00Z" w16du:dateUtc="2025-12-15T09:58:00Z">
        <w:r w:rsidR="00157F25" w:rsidDel="006B3024">
          <w:rPr>
            <w:lang w:val="en-US"/>
          </w:rPr>
          <w:delText xml:space="preserve">k, which we would like to </w:delText>
        </w:r>
        <w:r w:rsidR="00AB7BD3" w:rsidDel="006B3024">
          <w:rPr>
            <w:lang w:val="en-US"/>
          </w:rPr>
          <w:delText>clarify</w:delText>
        </w:r>
        <w:r w:rsidR="002543B8" w:rsidDel="006B3024">
          <w:rPr>
            <w:lang w:val="en-US"/>
          </w:rPr>
          <w:delText xml:space="preserve"> before we outline how self-voice perception fits</w:delText>
        </w:r>
        <w:r w:rsidR="00CD5EFA" w:rsidDel="006B3024">
          <w:rPr>
            <w:lang w:val="en-US"/>
          </w:rPr>
          <w:delText xml:space="preserve"> </w:delText>
        </w:r>
        <w:r w:rsidR="00A1110C" w:rsidDel="006B3024">
          <w:rPr>
            <w:lang w:val="en-US"/>
          </w:rPr>
          <w:delText xml:space="preserve">well </w:delText>
        </w:r>
        <w:r w:rsidR="002543B8" w:rsidDel="006B3024">
          <w:rPr>
            <w:lang w:val="en-US"/>
          </w:rPr>
          <w:delText>within the originally proposed conceptualizations</w:delText>
        </w:r>
        <w:commentRangeStart w:id="146"/>
        <w:r w:rsidR="002543B8" w:rsidDel="006B3024">
          <w:rPr>
            <w:lang w:val="en-US"/>
          </w:rPr>
          <w:delText xml:space="preserve">. Finally, we will briefly comment on the current challenges </w:delText>
        </w:r>
        <w:r w:rsidR="00A1110C" w:rsidDel="006B3024">
          <w:rPr>
            <w:lang w:val="en-US"/>
          </w:rPr>
          <w:delText>around</w:delText>
        </w:r>
        <w:r w:rsidR="002543B8" w:rsidDel="006B3024">
          <w:rPr>
            <w:lang w:val="en-US"/>
          </w:rPr>
          <w:delText xml:space="preserve"> self-voice</w:delText>
        </w:r>
        <w:r w:rsidR="00A1110C" w:rsidDel="006B3024">
          <w:rPr>
            <w:lang w:val="en-US"/>
          </w:rPr>
          <w:delText xml:space="preserve"> perception</w:delText>
        </w:r>
        <w:r w:rsidR="002543B8" w:rsidDel="006B3024">
          <w:rPr>
            <w:lang w:val="en-US"/>
          </w:rPr>
          <w:delText xml:space="preserve">, which </w:delText>
        </w:r>
        <w:r w:rsidR="00CD5EFA" w:rsidDel="006B3024">
          <w:rPr>
            <w:lang w:val="en-US"/>
          </w:rPr>
          <w:delText xml:space="preserve">span – similar to voice naturalness research – conceptual and methodological aspects. </w:delText>
        </w:r>
        <w:commentRangeEnd w:id="146"/>
        <w:r w:rsidR="00BE231E" w:rsidDel="006B3024">
          <w:rPr>
            <w:rStyle w:val="Kommentarzeichen"/>
          </w:rPr>
          <w:commentReference w:id="146"/>
        </w:r>
      </w:del>
    </w:p>
    <w:p w14:paraId="453D858C" w14:textId="35F06FF8" w:rsidR="005A0100" w:rsidRDefault="00000000" w:rsidP="005A0100">
      <w:pPr>
        <w:rPr>
          <w:lang w:val="en-US"/>
        </w:rPr>
      </w:pPr>
      <w:sdt>
        <w:sdtPr>
          <w:rPr>
            <w:lang w:val="en-US"/>
          </w:rPr>
          <w:alias w:val="To edit, see citavi.com/edit"/>
          <w:tag w:val="CitaviPlaceholder#e1856a3b-6f35-4aa1-883a-23fd82b6c7aa"/>
          <w:id w:val="-1764913384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IyOGFhMGRhLWQ3OTEtNDE3YS1iOTk0LTI4ZTczMDk4NmJiYyIsIkVudHJpZXMiOlt7IiRpZCI6IjIiLCIkdHlwZSI6IlN3aXNzQWNhZGVtaWMuQ2l0YXZpLkNpdGF0aW9ucy5Xb3JkUGxhY2Vob2xkZXJFbnRyeSwgU3dpc3NBY2FkZW1pYy5DaXRhdmkiLCJJZCI6IjZhZGZjYTQ3LTUxZDktNGFlZi1iOWI0LTU0MTE2NGVhZWFl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MTg1NmEzYi02ZjM1LTRhYTEtODgzYS0yM2ZkODJiNmM3YWEiLCJUZXh0IjoiUGluaGVpcm8iLCJXQUlWZXJzaW9uIjoiNi4xMS4wLjAifQ==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Pinheiro</w:t>
          </w:r>
          <w:r w:rsidR="00AB7BD3">
            <w:rPr>
              <w:lang w:val="en-US"/>
            </w:rPr>
            <w:fldChar w:fldCharType="end"/>
          </w:r>
        </w:sdtContent>
      </w:sdt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228aa0da-d791-417a-b994-28e730986bbc"/>
          <w:id w:val="-1785880522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xODU2YTNiLTZmMzUtNGFhMS04ODNhLTIzZmQ4MmI2YzdhYSIsIkVudHJpZXMiOlt7IiRpZCI6IjIiLCIkdHlwZSI6IlN3aXNzQWNhZGVtaWMuQ2l0YXZpLkNpdGF0aW9ucy5Xb3JkUGxhY2Vob2xkZXJFbnRyeSwgU3dpc3NBY2FkZW1pYy5DaXRhdmkiLCJJZCI6IjcyNjAxMWQ3LTg2ZjgtNDJjZC04YmExLWFjYTY0ZTBjZDllOC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jI4YWEwZGEtZDc5MS00MTdhLWI5OTQtMjhlNzMwOTg2YmJjIiwiVGV4dCI6IigyMDI1KSIsIldBSVZlcnNpb24iOiI2LjExLjAuMCJ9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(2025)</w:t>
          </w:r>
          <w:r w:rsidR="00AB7BD3">
            <w:rPr>
              <w:lang w:val="en-US"/>
            </w:rPr>
            <w:fldChar w:fldCharType="end"/>
          </w:r>
        </w:sdtContent>
      </w:sdt>
      <w:r w:rsidR="00CD5EFA">
        <w:rPr>
          <w:lang w:val="en-US"/>
        </w:rPr>
        <w:t xml:space="preserve"> </w:t>
      </w:r>
      <w:del w:id="147" w:author="Stefan Schweinberger" w:date="2025-12-15T10:58:00Z" w16du:dateUtc="2025-12-15T09:58:00Z">
        <w:r w:rsidR="00CD5EFA" w:rsidDel="006B3024">
          <w:rPr>
            <w:lang w:val="en-US"/>
          </w:rPr>
          <w:delText xml:space="preserve">wrote </w:delText>
        </w:r>
      </w:del>
      <w:ins w:id="148" w:author="Stefan Schweinberger" w:date="2025-12-15T10:58:00Z" w16du:dateUtc="2025-12-15T09:58:00Z">
        <w:r w:rsidR="006B3024">
          <w:rPr>
            <w:lang w:val="en-US"/>
          </w:rPr>
          <w:t xml:space="preserve">writes </w:t>
        </w:r>
      </w:ins>
      <w:r w:rsidR="00CD5EFA">
        <w:rPr>
          <w:lang w:val="en-US"/>
        </w:rPr>
        <w:t>that our dimension of “</w:t>
      </w:r>
      <w:r w:rsidR="00CD5EFA" w:rsidRPr="00CD5EFA">
        <w:rPr>
          <w:lang w:val="en-US"/>
        </w:rPr>
        <w:t>deviation-based naturalness captures how much a voice diverges</w:t>
      </w:r>
      <w:r w:rsidR="00CD5EFA">
        <w:rPr>
          <w:lang w:val="en-US"/>
        </w:rPr>
        <w:t xml:space="preserve"> </w:t>
      </w:r>
      <w:r w:rsidR="00CD5EFA" w:rsidRPr="00CD5EFA">
        <w:rPr>
          <w:lang w:val="en-US"/>
        </w:rPr>
        <w:t>from typical acoustic patterns</w:t>
      </w:r>
      <w:r w:rsidR="00CD5EFA">
        <w:rPr>
          <w:lang w:val="en-US"/>
        </w:rPr>
        <w:t>” (</w:t>
      </w:r>
      <w:del w:id="149" w:author="Stefan Schweinberger" w:date="2025-12-15T11:54:00Z" w16du:dateUtc="2025-12-15T10:54:00Z">
        <w:r w:rsidR="00CD5EFA" w:rsidDel="005F645D">
          <w:rPr>
            <w:lang w:val="en-US"/>
          </w:rPr>
          <w:delText xml:space="preserve">page </w:delText>
        </w:r>
      </w:del>
      <w:ins w:id="150" w:author="Stefan Schweinberger" w:date="2025-12-15T11:54:00Z" w16du:dateUtc="2025-12-15T10:54:00Z">
        <w:r w:rsidR="005F645D">
          <w:rPr>
            <w:lang w:val="en-US"/>
          </w:rPr>
          <w:t xml:space="preserve">p. </w:t>
        </w:r>
      </w:ins>
      <w:r w:rsidR="00A1110C">
        <w:rPr>
          <w:lang w:val="en-US"/>
        </w:rPr>
        <w:t>4045</w:t>
      </w:r>
      <w:r w:rsidR="00CD5EFA">
        <w:rPr>
          <w:lang w:val="en-US"/>
        </w:rPr>
        <w:t xml:space="preserve">). This </w:t>
      </w:r>
      <w:r w:rsidR="00ED3E33">
        <w:rPr>
          <w:lang w:val="en-US"/>
        </w:rPr>
        <w:t xml:space="preserve">is </w:t>
      </w:r>
      <w:del w:id="151" w:author="Stefan Schweinberger" w:date="2025-12-15T11:52:00Z" w16du:dateUtc="2025-12-15T10:52:00Z">
        <w:r w:rsidR="00ED3E33" w:rsidDel="005F645D">
          <w:rPr>
            <w:lang w:val="en-US"/>
          </w:rPr>
          <w:delText>in</w:delText>
        </w:r>
        <w:r w:rsidR="00CD5EFA" w:rsidDel="005F645D">
          <w:rPr>
            <w:lang w:val="en-US"/>
          </w:rPr>
          <w:delText xml:space="preserve"> fact </w:delText>
        </w:r>
      </w:del>
      <w:r w:rsidR="00CD5EFA">
        <w:rPr>
          <w:lang w:val="en-US"/>
        </w:rPr>
        <w:t>not</w:t>
      </w:r>
      <w:r w:rsidR="00ED3E33">
        <w:rPr>
          <w:lang w:val="en-US"/>
        </w:rPr>
        <w:t xml:space="preserve"> </w:t>
      </w:r>
      <w:del w:id="152" w:author="Stefan Schweinberger" w:date="2025-12-15T11:52:00Z" w16du:dateUtc="2025-12-15T10:52:00Z">
        <w:r w:rsidR="00ED3E33" w:rsidDel="005F645D">
          <w:rPr>
            <w:lang w:val="en-US"/>
          </w:rPr>
          <w:delText>entirely</w:delText>
        </w:r>
        <w:r w:rsidR="00CD5EFA" w:rsidDel="005F645D">
          <w:rPr>
            <w:lang w:val="en-US"/>
          </w:rPr>
          <w:delText xml:space="preserve"> </w:delText>
        </w:r>
      </w:del>
      <w:ins w:id="153" w:author="Stefan Schweinberger" w:date="2025-12-15T11:52:00Z" w16du:dateUtc="2025-12-15T10:52:00Z">
        <w:r w:rsidR="005F645D">
          <w:rPr>
            <w:lang w:val="en-US"/>
          </w:rPr>
          <w:t xml:space="preserve">fully </w:t>
        </w:r>
      </w:ins>
      <w:r w:rsidR="00ED3E33">
        <w:rPr>
          <w:lang w:val="en-US"/>
        </w:rPr>
        <w:t>correct</w:t>
      </w:r>
      <w:r w:rsidR="00CD5EFA">
        <w:rPr>
          <w:lang w:val="en-US"/>
        </w:rPr>
        <w:t xml:space="preserve">. We </w:t>
      </w:r>
      <w:del w:id="154" w:author="Stefan Schweinberger" w:date="2025-12-15T11:53:00Z" w16du:dateUtc="2025-12-15T10:53:00Z">
        <w:r w:rsidR="00CD5EFA" w:rsidDel="005F645D">
          <w:rPr>
            <w:lang w:val="en-US"/>
          </w:rPr>
          <w:delText>defined it as</w:delText>
        </w:r>
      </w:del>
      <w:ins w:id="155" w:author="Stefan Schweinberger" w:date="2025-12-15T11:53:00Z" w16du:dateUtc="2025-12-15T10:53:00Z">
        <w:r w:rsidR="005F645D">
          <w:rPr>
            <w:lang w:val="en-US"/>
          </w:rPr>
          <w:t>refer to</w:t>
        </w:r>
      </w:ins>
      <w:r w:rsidR="00CD5EFA">
        <w:rPr>
          <w:lang w:val="en-US"/>
        </w:rPr>
        <w:t xml:space="preserve"> the “</w:t>
      </w:r>
      <w:r w:rsidR="00CD5EFA" w:rsidRPr="00CD5EFA">
        <w:rPr>
          <w:lang w:val="en-US"/>
        </w:rPr>
        <w:t>deviation from a reference that represents maximum naturalness</w:t>
      </w:r>
      <w:r w:rsidR="00CD5EFA">
        <w:rPr>
          <w:lang w:val="en-US"/>
        </w:rPr>
        <w:t>”</w:t>
      </w:r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3a6ba858-26b7-4863-9103-3eeb869146fd"/>
          <w:id w:val="1309902520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ZhZDQxZmVhLTZhYWQtNDg5MC1hOTMxLWViYjhhYjk3ZDNlNi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zNhNmJhODU4LTI2YjctNDg2My05MTAzLTNlZWI4NjkxNDZmZCIsIlRleHQiOiIoTnVzc2JhdW0gZXQgYWwuLCAyMDI1KSIsIldBSVZlcnNpb24iOiI2LjExLjAuMCJ9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(Nussbaum et al., 2025</w:t>
          </w:r>
          <w:r w:rsidR="00AB7BD3">
            <w:rPr>
              <w:lang w:val="en-US"/>
            </w:rPr>
            <w:fldChar w:fldCharType="end"/>
          </w:r>
          <w:r w:rsidR="00AB7BD3">
            <w:rPr>
              <w:lang w:val="en-US"/>
            </w:rPr>
            <w:t xml:space="preserve">, </w:t>
          </w:r>
        </w:sdtContent>
      </w:sdt>
      <w:del w:id="156" w:author="Stefan Schweinberger" w:date="2025-12-15T11:54:00Z" w16du:dateUtc="2025-12-15T10:54:00Z">
        <w:r w:rsidR="00ED3E33" w:rsidDel="005F645D">
          <w:rPr>
            <w:lang w:val="en-US"/>
          </w:rPr>
          <w:delText>p</w:delText>
        </w:r>
        <w:r w:rsidR="00CD5EFA" w:rsidDel="005F645D">
          <w:rPr>
            <w:lang w:val="en-US"/>
          </w:rPr>
          <w:delText xml:space="preserve">age </w:delText>
        </w:r>
      </w:del>
      <w:ins w:id="157" w:author="Stefan Schweinberger" w:date="2025-12-15T11:54:00Z" w16du:dateUtc="2025-12-15T10:54:00Z">
        <w:r w:rsidR="005F645D">
          <w:rPr>
            <w:lang w:val="en-US"/>
          </w:rPr>
          <w:t xml:space="preserve">p. </w:t>
        </w:r>
      </w:ins>
      <w:r w:rsidR="00A1110C">
        <w:rPr>
          <w:lang w:val="en-US"/>
        </w:rPr>
        <w:t>472</w:t>
      </w:r>
      <w:r w:rsidR="00CD5EFA">
        <w:rPr>
          <w:lang w:val="en-US"/>
        </w:rPr>
        <w:t xml:space="preserve">). Although </w:t>
      </w:r>
      <w:del w:id="158" w:author="Stefan Schweinberger" w:date="2025-12-15T11:53:00Z" w16du:dateUtc="2025-12-15T10:53:00Z">
        <w:r w:rsidR="00CD5EFA" w:rsidDel="005F645D">
          <w:rPr>
            <w:lang w:val="en-US"/>
          </w:rPr>
          <w:delText xml:space="preserve">this </w:delText>
        </w:r>
      </w:del>
      <w:ins w:id="159" w:author="Stefan Schweinberger" w:date="2025-12-15T11:53:00Z" w16du:dateUtc="2025-12-15T10:53:00Z">
        <w:r w:rsidR="005F645D">
          <w:rPr>
            <w:lang w:val="en-US"/>
          </w:rPr>
          <w:t xml:space="preserve">the </w:t>
        </w:r>
      </w:ins>
      <w:r w:rsidR="00CD5EFA">
        <w:rPr>
          <w:lang w:val="en-US"/>
        </w:rPr>
        <w:lastRenderedPageBreak/>
        <w:t xml:space="preserve">difference may seem </w:t>
      </w:r>
      <w:r w:rsidR="00954ECA">
        <w:rPr>
          <w:lang w:val="en-US"/>
        </w:rPr>
        <w:t>small</w:t>
      </w:r>
      <w:r w:rsidR="00CD5EFA">
        <w:rPr>
          <w:lang w:val="en-US"/>
        </w:rPr>
        <w:t xml:space="preserve">, it is </w:t>
      </w:r>
      <w:r w:rsidR="00954ECA">
        <w:rPr>
          <w:lang w:val="en-US"/>
        </w:rPr>
        <w:t xml:space="preserve">crucial, because it </w:t>
      </w:r>
      <w:r w:rsidR="002C342F">
        <w:rPr>
          <w:lang w:val="en-US"/>
        </w:rPr>
        <w:t xml:space="preserve">captures the key point </w:t>
      </w:r>
      <w:del w:id="160" w:author="Stefan Schweinberger" w:date="2025-12-15T11:53:00Z" w16du:dateUtc="2025-12-15T10:53:00Z">
        <w:r w:rsidR="002C342F" w:rsidDel="005F645D">
          <w:rPr>
            <w:lang w:val="en-US"/>
          </w:rPr>
          <w:delText xml:space="preserve">raised </w:delText>
        </w:r>
      </w:del>
      <w:r w:rsidR="002C342F">
        <w:rPr>
          <w:lang w:val="en-US"/>
        </w:rPr>
        <w:t xml:space="preserve">by </w:t>
      </w:r>
      <w:sdt>
        <w:sdtPr>
          <w:rPr>
            <w:lang w:val="en-US"/>
          </w:rPr>
          <w:alias w:val="To edit, see citavi.com/edit"/>
          <w:tag w:val="CitaviPlaceholder#ecc0820b-7dae-4ad9-a563-efdd80ee049b"/>
          <w:id w:val="-1580208430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QxMDFiM2ViLTM5ZjUtNDNlYy05NDk0LTU0ZDVlOWIyYjRhYiIsIkVudHJpZXMiOlt7IiRpZCI6IjIiLCIkdHlwZSI6IlN3aXNzQWNhZGVtaWMuQ2l0YXZpLkNpdGF0aW9ucy5Xb3JkUGxhY2Vob2xkZXJFbnRyeSwgU3dpc3NBY2FkZW1pYy5DaXRhdmkiLCJJZCI6Ijg5YTkwZDU0LTg0MjAtNGU1OC1iMDM1LWNhYzJiMmYwMDMwY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NlY2MwODIwYi03ZGFlLTRhZDktYTU2My1lZmRkODBlZTA0OWIiLCJUZXh0IjoiUGluaGVpcm8iLCJXQUlWZXJzaW9uIjoiNi4xMS4wLjAifQ==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Pinheiro</w:t>
          </w:r>
          <w:r w:rsidR="00AB7BD3">
            <w:rPr>
              <w:lang w:val="en-US"/>
            </w:rPr>
            <w:fldChar w:fldCharType="end"/>
          </w:r>
        </w:sdtContent>
      </w:sdt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4101b3eb-39f5-43ec-9494-54d5e9b2b4ab"/>
          <w:id w:val="-2052991526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VjYzA4MjBiLTdkYWUtNGFkOS1hNTYzLWVmZGQ4MGVlMDQ5YiIsIkVudHJpZXMiOlt7IiRpZCI6IjIiLCIkdHlwZSI6IlN3aXNzQWNhZGVtaWMuQ2l0YXZpLkNpdGF0aW9ucy5Xb3JkUGxhY2Vob2xkZXJFbnRyeSwgU3dpc3NBY2FkZW1pYy5DaXRhdmkiLCJJZCI6IjA2YTdlZmUzLTkyMzQtNGRmZS05MzI0LTdmZmYxMWMxNDkxM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NDEwMWIzZWItMzlmNS00M2VjLTk0OTQtNTRkNWU5YjJiNGFiIiwiVGV4dCI6IigyMDI1KSIsIldBSVZlcnNpb24iOiI2LjExLjAuMCJ9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(2025)</w:t>
          </w:r>
          <w:r w:rsidR="00AB7BD3">
            <w:rPr>
              <w:lang w:val="en-US"/>
            </w:rPr>
            <w:fldChar w:fldCharType="end"/>
          </w:r>
        </w:sdtContent>
      </w:sdt>
      <w:r w:rsidR="002C342F">
        <w:rPr>
          <w:lang w:val="en-US"/>
        </w:rPr>
        <w:t xml:space="preserve">: that impressions of naturalness are influenced by many aspects that go beyond acoustics alone. As we outlined, it is </w:t>
      </w:r>
      <w:del w:id="161" w:author="Stefan Schweinberger" w:date="2025-12-15T11:54:00Z" w16du:dateUtc="2025-12-15T10:54:00Z">
        <w:r w:rsidR="002C342F" w:rsidDel="005F645D">
          <w:rPr>
            <w:lang w:val="en-US"/>
          </w:rPr>
          <w:delText xml:space="preserve">very </w:delText>
        </w:r>
      </w:del>
      <w:r w:rsidR="002C342F">
        <w:rPr>
          <w:lang w:val="en-US"/>
        </w:rPr>
        <w:t xml:space="preserve">common </w:t>
      </w:r>
      <w:del w:id="162" w:author="Stefan Schweinberger" w:date="2025-12-15T11:54:00Z" w16du:dateUtc="2025-12-15T10:54:00Z">
        <w:r w:rsidR="002C342F" w:rsidDel="005F645D">
          <w:rPr>
            <w:lang w:val="en-US"/>
          </w:rPr>
          <w:delText xml:space="preserve">that </w:delText>
        </w:r>
      </w:del>
      <w:ins w:id="163" w:author="Stefan Schweinberger" w:date="2025-12-15T11:54:00Z" w16du:dateUtc="2025-12-15T10:54:00Z">
        <w:r w:rsidR="005F645D">
          <w:rPr>
            <w:lang w:val="en-US"/>
          </w:rPr>
          <w:t xml:space="preserve">for </w:t>
        </w:r>
      </w:ins>
      <w:r w:rsidR="002C342F">
        <w:rPr>
          <w:lang w:val="en-US"/>
        </w:rPr>
        <w:t xml:space="preserve">listeners </w:t>
      </w:r>
      <w:ins w:id="164" w:author="Stefan Schweinberger" w:date="2025-12-15T11:54:00Z" w16du:dateUtc="2025-12-15T10:54:00Z">
        <w:r w:rsidR="005F645D">
          <w:rPr>
            <w:lang w:val="en-US"/>
          </w:rPr>
          <w:t xml:space="preserve">to </w:t>
        </w:r>
      </w:ins>
      <w:r w:rsidR="002C342F">
        <w:rPr>
          <w:lang w:val="en-US"/>
        </w:rPr>
        <w:t xml:space="preserve">use an </w:t>
      </w:r>
      <w:del w:id="165" w:author="Stefan Schweinberger" w:date="2025-12-15T11:54:00Z" w16du:dateUtc="2025-12-15T10:54:00Z">
        <w:r w:rsidR="002C342F" w:rsidRPr="002C342F" w:rsidDel="005F645D">
          <w:rPr>
            <w:lang w:val="en-US"/>
          </w:rPr>
          <w:delText xml:space="preserve">inner </w:delText>
        </w:r>
      </w:del>
      <w:ins w:id="166" w:author="Stefan Schweinberger" w:date="2025-12-15T11:54:00Z" w16du:dateUtc="2025-12-15T10:54:00Z">
        <w:r w:rsidR="005F645D">
          <w:rPr>
            <w:lang w:val="en-US"/>
          </w:rPr>
          <w:t>internal</w:t>
        </w:r>
        <w:r w:rsidR="005F645D" w:rsidRPr="002C342F">
          <w:rPr>
            <w:lang w:val="en-US"/>
          </w:rPr>
          <w:t xml:space="preserve"> </w:t>
        </w:r>
      </w:ins>
      <w:r w:rsidR="002C342F" w:rsidRPr="002C342F">
        <w:rPr>
          <w:lang w:val="en-US"/>
        </w:rPr>
        <w:t xml:space="preserve">implicit reference </w:t>
      </w:r>
      <w:del w:id="167" w:author="Stefan Schweinberger" w:date="2025-12-15T11:54:00Z" w16du:dateUtc="2025-12-15T10:54:00Z">
        <w:r w:rsidR="002C342F" w:rsidRPr="002C342F" w:rsidDel="005F645D">
          <w:rPr>
            <w:lang w:val="en-US"/>
          </w:rPr>
          <w:delText xml:space="preserve">that is </w:delText>
        </w:r>
      </w:del>
      <w:r w:rsidR="002C342F" w:rsidRPr="002C342F">
        <w:rPr>
          <w:lang w:val="en-US"/>
        </w:rPr>
        <w:t>based on their experience and expectations</w:t>
      </w:r>
      <w:r w:rsidR="00AB7B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cf9090aa-57f2-4d58-80aa-71964eb0941a"/>
          <w:id w:val="681703978"/>
          <w:placeholder>
            <w:docPart w:val="DefaultPlaceholder_-1854013440"/>
          </w:placeholder>
        </w:sdtPr>
        <w:sdtContent>
          <w:r w:rsidR="00AB7BD3">
            <w:rPr>
              <w:lang w:val="en-US"/>
            </w:rPr>
            <w:fldChar w:fldCharType="begin"/>
          </w:r>
          <w:r w:rsidR="00AB7BD3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JjOGIzNTNiLTEyYjQtNDc2Yi05MmYzLTU4OWY0MzA4MDc0ZSIsIlJhbmdlTGVuZ3RoIjoyMywiUmVmZXJlbmNlSWQiOiI4NzJhMGJkNS00YTJkLTQyZjQtODM2MS0zZDNlYjgyZDBmZT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1IiwiQ2l0YXRpb25LZXlVcGRhdGVUeXBlIjowLCJDb2xsYWJvcmF0b3JzIjpbXSwiRG9pIjoiMTAuMTAxNi9qLnRpY3MuMjAyNS4wMS4wMTAiLCJFZGl0b3JzIjpbXSwiRXZhbHVhdGlvbkNvbXBsZXhpdHkiOjAsIkV2YWx1YXRpb25Tb3VyY2VUZXh0Rm9ybWF0IjowLCJHcm91cHMiOltdLCJIYXNMYWJlbDEiOmZhbHNlLCJIYXNMYWJlbDIiOmZhbHNlLCJLZXl3b3JkcyI6W10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xNi9qLnRpY3MuMjAyNS4wMS4wMTAiLCJVcmlTdHJpbmciOiJodHRwczovL2RvaS5vcmcvMTAuMTAxNi9qLnRpY3MuMjAyNS4wMS4wMTA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}</w:instrText>
          </w:r>
          <w:r w:rsidR="00AB7BD3">
            <w:rPr>
              <w:lang w:val="en-US"/>
            </w:rPr>
            <w:fldChar w:fldCharType="separate"/>
          </w:r>
          <w:r w:rsidR="00AB7BD3">
            <w:rPr>
              <w:lang w:val="en-US"/>
            </w:rPr>
            <w:t>(Nussbaum et al., 2025</w:t>
          </w:r>
          <w:r w:rsidR="00AB7BD3">
            <w:rPr>
              <w:lang w:val="en-US"/>
            </w:rPr>
            <w:fldChar w:fldCharType="end"/>
          </w:r>
          <w:del w:id="168" w:author="Stefan Schweinberger" w:date="2025-12-15T11:54:00Z" w16du:dateUtc="2025-12-15T10:54:00Z">
            <w:r w:rsidR="00AB7BD3" w:rsidDel="005F645D">
              <w:rPr>
                <w:lang w:val="en-US"/>
              </w:rPr>
              <w:delText>.</w:delText>
            </w:r>
          </w:del>
          <w:r w:rsidR="00AB7BD3">
            <w:rPr>
              <w:lang w:val="en-US"/>
            </w:rPr>
            <w:t>,</w:t>
          </w:r>
        </w:sdtContent>
      </w:sdt>
      <w:r w:rsidR="00A1110C">
        <w:rPr>
          <w:lang w:val="en-US"/>
        </w:rPr>
        <w:t xml:space="preserve"> </w:t>
      </w:r>
      <w:del w:id="169" w:author="Stefan Schweinberger" w:date="2025-12-15T11:54:00Z" w16du:dateUtc="2025-12-15T10:54:00Z">
        <w:r w:rsidR="00A1110C" w:rsidDel="005F645D">
          <w:rPr>
            <w:lang w:val="en-US"/>
          </w:rPr>
          <w:delText xml:space="preserve">page </w:delText>
        </w:r>
      </w:del>
      <w:ins w:id="170" w:author="Stefan Schweinberger" w:date="2025-12-15T11:54:00Z" w16du:dateUtc="2025-12-15T10:54:00Z">
        <w:r w:rsidR="005F645D">
          <w:rPr>
            <w:lang w:val="en-US"/>
          </w:rPr>
          <w:t xml:space="preserve">p. </w:t>
        </w:r>
      </w:ins>
      <w:r w:rsidR="00A1110C">
        <w:rPr>
          <w:lang w:val="en-US"/>
        </w:rPr>
        <w:t>472</w:t>
      </w:r>
      <w:r w:rsidR="002C342F">
        <w:rPr>
          <w:lang w:val="en-US"/>
        </w:rPr>
        <w:t xml:space="preserve">). Logically, the same acoustic signal </w:t>
      </w:r>
      <w:ins w:id="171" w:author="Stefan Schweinberger" w:date="2025-12-16T00:08:00Z" w16du:dateUtc="2025-12-15T23:08:00Z">
        <w:r w:rsidR="00752D03">
          <w:rPr>
            <w:lang w:val="en-US"/>
          </w:rPr>
          <w:t xml:space="preserve">can </w:t>
        </w:r>
      </w:ins>
      <w:del w:id="172" w:author="Stefan Schweinberger" w:date="2025-12-15T11:55:00Z" w16du:dateUtc="2025-12-15T10:55:00Z">
        <w:r w:rsidR="002C342F" w:rsidDel="005F645D">
          <w:rPr>
            <w:lang w:val="en-US"/>
          </w:rPr>
          <w:delText xml:space="preserve">will </w:delText>
        </w:r>
      </w:del>
      <w:r w:rsidR="002C342F">
        <w:rPr>
          <w:lang w:val="en-US"/>
        </w:rPr>
        <w:t xml:space="preserve">result in different subjective impressions of naturalness, depending on the listener and the context. </w:t>
      </w:r>
      <w:del w:id="173" w:author="Stefan Schweinberger" w:date="2025-12-15T18:15:00Z" w16du:dateUtc="2025-12-15T17:15:00Z">
        <w:r w:rsidR="002C342F" w:rsidDel="000027CE">
          <w:rPr>
            <w:lang w:val="en-US"/>
          </w:rPr>
          <w:delText>Indeed, there</w:delText>
        </w:r>
      </w:del>
      <w:ins w:id="174" w:author="Stefan Schweinberger" w:date="2025-12-15T18:15:00Z" w16du:dateUtc="2025-12-15T17:15:00Z">
        <w:r w:rsidR="000027CE">
          <w:rPr>
            <w:lang w:val="en-US"/>
          </w:rPr>
          <w:t>There</w:t>
        </w:r>
      </w:ins>
      <w:r w:rsidR="002C342F">
        <w:rPr>
          <w:lang w:val="en-US"/>
        </w:rPr>
        <w:t xml:space="preserve"> is</w:t>
      </w:r>
      <w:r w:rsidR="009B63D3">
        <w:rPr>
          <w:lang w:val="en-US"/>
        </w:rPr>
        <w:t xml:space="preserve"> </w:t>
      </w:r>
      <w:del w:id="175" w:author="Stefan Schweinberger" w:date="2025-12-15T18:15:00Z" w16du:dateUtc="2025-12-15T17:15:00Z">
        <w:r w:rsidR="009B63D3" w:rsidDel="000027CE">
          <w:rPr>
            <w:lang w:val="en-US"/>
          </w:rPr>
          <w:delText>multiple</w:delText>
        </w:r>
        <w:r w:rsidR="002C342F" w:rsidDel="000027CE">
          <w:rPr>
            <w:lang w:val="en-US"/>
          </w:rPr>
          <w:delText xml:space="preserve"> </w:delText>
        </w:r>
      </w:del>
      <w:ins w:id="176" w:author="Stefan Schweinberger" w:date="2025-12-15T18:15:00Z" w16du:dateUtc="2025-12-15T17:15:00Z">
        <w:r w:rsidR="000027CE">
          <w:rPr>
            <w:lang w:val="en-US"/>
          </w:rPr>
          <w:t xml:space="preserve">ample </w:t>
        </w:r>
      </w:ins>
      <w:r w:rsidR="002C342F">
        <w:rPr>
          <w:lang w:val="en-US"/>
        </w:rPr>
        <w:t>evidence</w:t>
      </w:r>
      <w:ins w:id="177" w:author="Stefan Schweinberger" w:date="2025-12-15T18:15:00Z" w16du:dateUtc="2025-12-15T17:15:00Z">
        <w:r w:rsidR="000027CE">
          <w:rPr>
            <w:lang w:val="en-US"/>
          </w:rPr>
          <w:t xml:space="preserve"> for this</w:t>
        </w:r>
      </w:ins>
      <w:r w:rsidR="002C342F">
        <w:rPr>
          <w:lang w:val="en-US"/>
        </w:rPr>
        <w:t xml:space="preserve">: </w:t>
      </w:r>
      <w:r w:rsidR="005234E6">
        <w:rPr>
          <w:lang w:val="en-US"/>
        </w:rPr>
        <w:t xml:space="preserve">For example, </w:t>
      </w:r>
      <w:r w:rsidR="009B63D3">
        <w:rPr>
          <w:lang w:val="en-US"/>
        </w:rPr>
        <w:t>listeners judge speech of their own accent more natural than foreign-accented speech</w:t>
      </w:r>
      <w:r w:rsidR="00796012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63c3a878-f7c0-4393-8512-6696cd35f635"/>
          <w:id w:val="357933481"/>
          <w:placeholder>
            <w:docPart w:val="DefaultPlaceholder_-1854013440"/>
          </w:placeholder>
        </w:sdtPr>
        <w:sdtContent>
          <w:r w:rsidR="00796012">
            <w:rPr>
              <w:lang w:val="en-US"/>
            </w:rPr>
            <w:fldChar w:fldCharType="begin"/>
          </w:r>
          <w:r w:rsidR="00796012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RhMDkzM2Q4LTJhOWQtNGM0NS1iNTc4LWJlNmU3YWJjMWQ1MiIsIlJhbmdlTGVuZ3RoIjoyNSwiUmVmZXJlbmNlSWQiOiIxNjY4YWI3Yy1kNDEwLTQxOWUtOWFlZi1hNjg4MTUzNGEzOW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Tc3LzAwMjM4MzA5MjExMDI5Njc5IiwiVXJpU3RyaW5nIjoiaHR0cHM6Ly9kb2kub3JnLzEwLjExNzcvMDAyMzgzMDkyMTEwMjk2Nzk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}</w:instrText>
          </w:r>
          <w:r w:rsidR="00796012">
            <w:rPr>
              <w:lang w:val="en-US"/>
            </w:rPr>
            <w:fldChar w:fldCharType="separate"/>
          </w:r>
          <w:r w:rsidR="00796012">
            <w:rPr>
              <w:lang w:val="en-US"/>
            </w:rPr>
            <w:t>(Kapolowicz et al., 2022)</w:t>
          </w:r>
          <w:r w:rsidR="00796012">
            <w:rPr>
              <w:lang w:val="en-US"/>
            </w:rPr>
            <w:fldChar w:fldCharType="end"/>
          </w:r>
        </w:sdtContent>
      </w:sdt>
      <w:r w:rsidR="005234E6">
        <w:rPr>
          <w:lang w:val="en-US"/>
        </w:rPr>
        <w:t xml:space="preserve">. </w:t>
      </w:r>
      <w:del w:id="178" w:author="Stefan Schweinberger" w:date="2025-12-15T11:56:00Z" w16du:dateUtc="2025-12-15T10:56:00Z">
        <w:r w:rsidR="005234E6" w:rsidDel="005F645D">
          <w:rPr>
            <w:lang w:val="en-US"/>
          </w:rPr>
          <w:delText>Further,</w:delText>
        </w:r>
        <w:r w:rsidR="009B63D3" w:rsidDel="005F645D">
          <w:rPr>
            <w:lang w:val="en-US"/>
          </w:rPr>
          <w:delText xml:space="preserve"> t</w:delText>
        </w:r>
      </w:del>
      <w:ins w:id="179" w:author="Stefan Schweinberger" w:date="2025-12-15T11:56:00Z" w16du:dateUtc="2025-12-15T10:56:00Z">
        <w:r w:rsidR="005F645D">
          <w:rPr>
            <w:lang w:val="en-US"/>
          </w:rPr>
          <w:t>T</w:t>
        </w:r>
      </w:ins>
      <w:r w:rsidR="009B63D3">
        <w:rPr>
          <w:lang w:val="en-US"/>
        </w:rPr>
        <w:t xml:space="preserve">he perception and acceptance of synthetic voices </w:t>
      </w:r>
      <w:del w:id="180" w:author="Stefan Schweinberger" w:date="2025-12-15T11:56:00Z" w16du:dateUtc="2025-12-15T10:56:00Z">
        <w:r w:rsidR="009B63D3" w:rsidDel="005F645D">
          <w:rPr>
            <w:lang w:val="en-US"/>
          </w:rPr>
          <w:delText xml:space="preserve">is </w:delText>
        </w:r>
      </w:del>
      <w:ins w:id="181" w:author="Stefan Schweinberger" w:date="2025-12-15T11:56:00Z" w16du:dateUtc="2025-12-15T10:56:00Z">
        <w:r w:rsidR="005F645D">
          <w:rPr>
            <w:lang w:val="en-US"/>
          </w:rPr>
          <w:t xml:space="preserve">also seems </w:t>
        </w:r>
      </w:ins>
      <w:r w:rsidR="009B63D3">
        <w:rPr>
          <w:lang w:val="en-US"/>
        </w:rPr>
        <w:t xml:space="preserve">modulated by </w:t>
      </w:r>
      <w:r w:rsidR="00490EE3">
        <w:rPr>
          <w:lang w:val="en-US"/>
        </w:rPr>
        <w:t>listeners’</w:t>
      </w:r>
      <w:r w:rsidR="009B63D3">
        <w:rPr>
          <w:lang w:val="en-US"/>
        </w:rPr>
        <w:t xml:space="preserve"> </w:t>
      </w:r>
      <w:r w:rsidR="005A0100">
        <w:rPr>
          <w:lang w:val="en-US"/>
        </w:rPr>
        <w:t>personalities</w:t>
      </w:r>
      <w:r w:rsidR="009B63D3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b7f3c6d7-04ac-41e2-885e-5d27564d5108"/>
          <w:id w:val="-189766194"/>
          <w:placeholder>
            <w:docPart w:val="DefaultPlaceholder_-1854013440"/>
          </w:placeholder>
        </w:sdtPr>
        <w:sdtContent>
          <w:r w:rsidR="00796012">
            <w:rPr>
              <w:lang w:val="en-US"/>
            </w:rPr>
            <w:fldChar w:fldCharType="begin"/>
          </w:r>
          <w:r w:rsidR="00796012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jg5MWY5ZDIyLWFlMDctNDI4OS1iNThlLWRiZWI3N2RmNTI3ZiIsIlJhbmdlTGVuZ3RoIjoxMSwiUmVmZXJlbmNlSWQiOiIzMzZjMGE5YS0zMjRjLTQzMWEtOTU2NC03MmE3ZGFhYjhhM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xMC4xMDE2L2ouY2hiLjIwMTAuMDEuMDAzIiwiVXJpU3RyaW5nIjoiaHR0cHM6Ly9kb2kub3JnLzEwLjEwMTYvai5jaGIuMjAxMC4wMS4wMDM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}</w:instrText>
          </w:r>
          <w:r w:rsidR="00796012">
            <w:rPr>
              <w:lang w:val="en-US"/>
            </w:rPr>
            <w:fldChar w:fldCharType="separate"/>
          </w:r>
          <w:r w:rsidR="00796012">
            <w:rPr>
              <w:lang w:val="en-US"/>
            </w:rPr>
            <w:t>(Lee, 2010)</w:t>
          </w:r>
          <w:r w:rsidR="00796012">
            <w:rPr>
              <w:lang w:val="en-US"/>
            </w:rPr>
            <w:fldChar w:fldCharType="end"/>
          </w:r>
        </w:sdtContent>
      </w:sdt>
      <w:ins w:id="182" w:author="Stefan Schweinberger" w:date="2025-12-15T11:56:00Z" w16du:dateUtc="2025-12-15T10:56:00Z">
        <w:r w:rsidR="005F645D">
          <w:rPr>
            <w:lang w:val="en-US"/>
          </w:rPr>
          <w:t xml:space="preserve">, and </w:t>
        </w:r>
      </w:ins>
      <w:del w:id="183" w:author="Stefan Schweinberger" w:date="2025-12-15T11:56:00Z" w16du:dateUtc="2025-12-15T10:56:00Z">
        <w:r w:rsidR="005234E6" w:rsidDel="005F645D">
          <w:rPr>
            <w:lang w:val="en-US"/>
          </w:rPr>
          <w:delText xml:space="preserve"> as well as </w:delText>
        </w:r>
      </w:del>
      <w:r w:rsidR="005234E6">
        <w:rPr>
          <w:lang w:val="en-US"/>
        </w:rPr>
        <w:t>the</w:t>
      </w:r>
      <w:r w:rsidR="009B63D3">
        <w:rPr>
          <w:lang w:val="en-US"/>
        </w:rPr>
        <w:t xml:space="preserve"> </w:t>
      </w:r>
      <w:r w:rsidR="005234E6">
        <w:rPr>
          <w:lang w:val="en-US"/>
        </w:rPr>
        <w:t xml:space="preserve">multimodal context such as the </w:t>
      </w:r>
      <w:r w:rsidR="00B06630">
        <w:rPr>
          <w:lang w:val="en-US"/>
        </w:rPr>
        <w:t>visual</w:t>
      </w:r>
      <w:r w:rsidR="005234E6">
        <w:rPr>
          <w:lang w:val="en-US"/>
        </w:rPr>
        <w:t xml:space="preserve"> appearance of an artificial agent </w:t>
      </w:r>
      <w:sdt>
        <w:sdtPr>
          <w:rPr>
            <w:lang w:val="en-US"/>
          </w:rPr>
          <w:alias w:val="To edit, see citavi.com/edit"/>
          <w:tag w:val="CitaviPlaceholder#b2323036-11de-476b-ba36-e73548882468"/>
          <w:id w:val="-490176726"/>
          <w:placeholder>
            <w:docPart w:val="DefaultPlaceholder_-1854013440"/>
          </w:placeholder>
        </w:sdtPr>
        <w:sdtContent>
          <w:r w:rsidR="00796012">
            <w:rPr>
              <w:lang w:val="en-US"/>
            </w:rPr>
            <w:fldChar w:fldCharType="begin"/>
          </w:r>
          <w:r w:rsidR="00796012">
            <w:rPr>
              <w:lang w:val="en-US"/>
            </w:rPr>
            <w:instrText>ADDIN CitaviPlaceholder{eyIkaWQiOiIxIiwiJHR5cGUiOiJTd2lzc0FjYWRlbWljLkNpdGF2aS5DaXRhdGlvbnMuV29yZFBsYWNlaG9sZGVyLCBTd2lzc0FjYWRlbWljLkNpdGF2aSIsIkVudHJpZXMiOlt7IiRpZCI6IjIiLCIkdHlwZSI6IlN3aXNzQWNhZGVtaWMuQ2l0YXZpLkNpdGF0aW9ucy5Xb3JkUGxhY2Vob2xkZXJFbnRyeSwgU3dpc3NBY2FkZW1pYy5DaXRhdmkiLCJJZCI6ImNhZjAyZmMzLWQyYjgtNDljZi05YWE0LWY4NmVhNzQxNTI5ZSIsIlJhbmdlTGVuZ3RoIjoyMywiUmVmZXJlbmNlSWQiOiIyMDcyOGQwNy1kMDUyLTQwOWItOGM5Ny1hMjdhM2NmYzQ3M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lBNQzM0ODU3NjkiLCJVcmlTdHJpbmciOiJodHRwczovL3d3dy5uY2JpLm5sbS5uaWguZ292L3BtYy9hcnRpY2xlcy9QTUMzNDg1NzY5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ExLTE3VDA5OjU5OjE3IiwiTW9kaWZpZWRCeSI6Il9DaHJpc3RpbmUgTnVzc2JhdW0iLCJJZCI6ImZkNjAwYTZiLWM1ZDUtNDRkYS1iNjg3LTdiOGI5NDIwNDY4MyIsIk1vZGlmaWVkT24iOiIyMDIxLTExLTE3VDA5OjU5OjE3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2OC9pMDQxNSIsIlVyaVN0cmluZyI6Imh0dHBzOi8vZG9pLm9yZy8xMC4xMDY4L2kwND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ExLTE3VDA5OjU5OjE3IiwiTW9kaWZpZWRCeSI6Il9DaHJpc3RpbmUgTnVzc2JhdW0iLCJJZCI6IjJmYWNhODJjLWI5ZGItNDJjZi1hOWFjLTdmOTBlN2JkNWUyYiIsIk1vZGlmaWVkT24iOiIyMDIxLTExLTE3VDA5OjU5OjE3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jMxNDUyMjMiLCJVcmlTdHJpbmciOiJodHRwOi8vd3d3Lm5jYmkubmxtLm5paC5nb3YvcHVibWVkLzIzMTQ1MjIz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}</w:instrText>
          </w:r>
          <w:r w:rsidR="00796012">
            <w:rPr>
              <w:lang w:val="en-US"/>
            </w:rPr>
            <w:fldChar w:fldCharType="separate"/>
          </w:r>
          <w:r w:rsidR="00796012">
            <w:rPr>
              <w:lang w:val="en-US"/>
            </w:rPr>
            <w:t>(Mitchell et al., 2011)</w:t>
          </w:r>
          <w:r w:rsidR="00796012">
            <w:rPr>
              <w:lang w:val="en-US"/>
            </w:rPr>
            <w:fldChar w:fldCharType="end"/>
          </w:r>
        </w:sdtContent>
      </w:sdt>
      <w:r w:rsidR="005234E6">
        <w:rPr>
          <w:lang w:val="en-US"/>
        </w:rPr>
        <w:t xml:space="preserve">. </w:t>
      </w:r>
      <w:ins w:id="184" w:author="Stefan Schweinberger" w:date="2025-12-15T11:56:00Z" w16du:dateUtc="2025-12-15T10:56:00Z">
        <w:r w:rsidR="005F645D">
          <w:rPr>
            <w:lang w:val="en-US"/>
          </w:rPr>
          <w:t>In fact, the phenomenon of auditory adaptation in voice perception</w:t>
        </w:r>
      </w:ins>
      <w:ins w:id="185" w:author="Stefan Schweinberger" w:date="2025-12-15T11:57:00Z" w16du:dateUtc="2025-12-15T10:57:00Z">
        <w:r w:rsidR="005F645D">
          <w:rPr>
            <w:lang w:val="en-US"/>
          </w:rPr>
          <w:t xml:space="preserve">, </w:t>
        </w:r>
      </w:ins>
      <w:ins w:id="186" w:author="Stefan Schweinberger" w:date="2025-12-15T18:15:00Z" w16du:dateUtc="2025-12-15T17:15:00Z">
        <w:r w:rsidR="000027CE">
          <w:rPr>
            <w:lang w:val="en-US"/>
          </w:rPr>
          <w:t xml:space="preserve">initially shown for gender </w:t>
        </w:r>
      </w:ins>
      <w:ins w:id="187" w:author="Stefan Schweinberger" w:date="2025-12-15T18:16:00Z" w16du:dateUtc="2025-12-15T17:16:00Z">
        <w:r w:rsidR="000027CE">
          <w:rPr>
            <w:lang w:val="en-US"/>
          </w:rPr>
          <w:t xml:space="preserve">perception (Schweinberger et al., 2008) </w:t>
        </w:r>
      </w:ins>
      <w:ins w:id="188" w:author="Stefan Schweinberger" w:date="2025-12-15T11:57:00Z" w16du:dateUtc="2025-12-15T10:57:00Z">
        <w:r w:rsidR="005F645D">
          <w:rPr>
            <w:lang w:val="en-US"/>
          </w:rPr>
          <w:t xml:space="preserve">has </w:t>
        </w:r>
      </w:ins>
      <w:ins w:id="189" w:author="Stefan Schweinberger" w:date="2025-12-16T00:09:00Z" w16du:dateUtc="2025-12-15T23:09:00Z">
        <w:r w:rsidR="00752D03">
          <w:rPr>
            <w:lang w:val="en-US"/>
          </w:rPr>
          <w:t xml:space="preserve">now </w:t>
        </w:r>
      </w:ins>
      <w:ins w:id="190" w:author="Stefan Schweinberger" w:date="2025-12-15T11:57:00Z" w16du:dateUtc="2025-12-15T10:57:00Z">
        <w:r w:rsidR="005F645D">
          <w:rPr>
            <w:lang w:val="en-US"/>
          </w:rPr>
          <w:t>been shown to be ubiquitous</w:t>
        </w:r>
      </w:ins>
      <w:ins w:id="191" w:author="Stefan Schweinberger" w:date="2025-12-15T18:16:00Z" w16du:dateUtc="2025-12-15T17:16:00Z">
        <w:r w:rsidR="000027CE">
          <w:rPr>
            <w:lang w:val="en-US"/>
          </w:rPr>
          <w:t xml:space="preserve"> across other aspects of voice perception (</w:t>
        </w:r>
      </w:ins>
      <w:ins w:id="192" w:author="Stefan Schweinberger" w:date="2025-12-16T00:09:00Z" w16du:dateUtc="2025-12-15T23:09:00Z">
        <w:r w:rsidR="00752D03">
          <w:rPr>
            <w:lang w:val="en-US"/>
          </w:rPr>
          <w:t>including</w:t>
        </w:r>
      </w:ins>
      <w:ins w:id="193" w:author="Stefan Schweinberger" w:date="2025-12-15T18:16:00Z" w16du:dateUtc="2025-12-15T17:16:00Z">
        <w:r w:rsidR="000027CE">
          <w:rPr>
            <w:lang w:val="en-US"/>
          </w:rPr>
          <w:t xml:space="preserve"> identity, emotions, </w:t>
        </w:r>
      </w:ins>
      <w:ins w:id="194" w:author="Stefan Schweinberger" w:date="2025-12-16T00:09:00Z" w16du:dateUtc="2025-12-15T23:09:00Z">
        <w:r w:rsidR="00752D03">
          <w:rPr>
            <w:lang w:val="en-US"/>
          </w:rPr>
          <w:t xml:space="preserve">or </w:t>
        </w:r>
      </w:ins>
      <w:ins w:id="195" w:author="Stefan Schweinberger" w:date="2025-12-15T18:16:00Z" w16du:dateUtc="2025-12-15T17:16:00Z">
        <w:r w:rsidR="000027CE">
          <w:rPr>
            <w:lang w:val="en-US"/>
          </w:rPr>
          <w:t>age)</w:t>
        </w:r>
      </w:ins>
      <w:ins w:id="196" w:author="Stefan Schweinberger" w:date="2025-12-16T00:09:00Z" w16du:dateUtc="2025-12-15T23:09:00Z">
        <w:r w:rsidR="00752D03">
          <w:rPr>
            <w:lang w:val="en-US"/>
          </w:rPr>
          <w:t>. Adaptation aftereffects are</w:t>
        </w:r>
      </w:ins>
      <w:ins w:id="197" w:author="Stefan Schweinberger" w:date="2025-12-15T11:57:00Z" w16du:dateUtc="2025-12-15T10:57:00Z">
        <w:r w:rsidR="005F645D">
          <w:rPr>
            <w:lang w:val="en-US"/>
          </w:rPr>
          <w:t xml:space="preserve"> a key example of strong context effects</w:t>
        </w:r>
      </w:ins>
      <w:ins w:id="198" w:author="Stefan Schweinberger" w:date="2025-12-16T00:10:00Z" w16du:dateUtc="2025-12-15T23:10:00Z">
        <w:r w:rsidR="00752D03">
          <w:rPr>
            <w:lang w:val="en-US"/>
          </w:rPr>
          <w:t>,</w:t>
        </w:r>
      </w:ins>
      <w:ins w:id="199" w:author="Stefan Schweinberger" w:date="2025-12-15T11:57:00Z" w16du:dateUtc="2025-12-15T10:57:00Z">
        <w:r w:rsidR="005F645D">
          <w:rPr>
            <w:lang w:val="en-US"/>
          </w:rPr>
          <w:t xml:space="preserve"> in terms of different </w:t>
        </w:r>
      </w:ins>
      <w:ins w:id="200" w:author="Stefan Schweinberger" w:date="2025-12-15T18:17:00Z" w16du:dateUtc="2025-12-15T17:17:00Z">
        <w:r w:rsidR="000027CE">
          <w:rPr>
            <w:lang w:val="en-US"/>
          </w:rPr>
          <w:t xml:space="preserve">induced </w:t>
        </w:r>
      </w:ins>
      <w:ins w:id="201" w:author="Stefan Schweinberger" w:date="2025-12-15T11:57:00Z" w16du:dateUtc="2025-12-15T10:57:00Z">
        <w:r w:rsidR="005F645D">
          <w:rPr>
            <w:lang w:val="en-US"/>
          </w:rPr>
          <w:t>per</w:t>
        </w:r>
      </w:ins>
      <w:ins w:id="202" w:author="Stefan Schweinberger" w:date="2025-12-15T11:58:00Z" w16du:dateUtc="2025-12-15T10:58:00Z">
        <w:r w:rsidR="005F645D">
          <w:rPr>
            <w:lang w:val="en-US"/>
          </w:rPr>
          <w:t xml:space="preserve">ceptions </w:t>
        </w:r>
      </w:ins>
      <w:ins w:id="203" w:author="Stefan Schweinberger" w:date="2025-12-16T00:10:00Z" w16du:dateUtc="2025-12-15T23:10:00Z">
        <w:r w:rsidR="00752D03">
          <w:rPr>
            <w:lang w:val="en-US"/>
          </w:rPr>
          <w:t>for</w:t>
        </w:r>
      </w:ins>
      <w:ins w:id="204" w:author="Stefan Schweinberger" w:date="2025-12-15T11:58:00Z" w16du:dateUtc="2025-12-15T10:58:00Z">
        <w:r w:rsidR="005F645D">
          <w:rPr>
            <w:lang w:val="en-US"/>
          </w:rPr>
          <w:t xml:space="preserve"> the very same acoustical voice signal.</w:t>
        </w:r>
      </w:ins>
      <w:ins w:id="205" w:author="Stefan Schweinberger" w:date="2025-12-15T11:57:00Z" w16du:dateUtc="2025-12-15T10:57:00Z">
        <w:r w:rsidR="005F645D">
          <w:rPr>
            <w:lang w:val="en-US"/>
          </w:rPr>
          <w:t xml:space="preserve"> </w:t>
        </w:r>
      </w:ins>
      <w:del w:id="206" w:author="Stefan Schweinberger" w:date="2025-12-16T00:10:00Z" w16du:dateUtc="2025-12-15T23:10:00Z">
        <w:r w:rsidR="00490EE3" w:rsidDel="00752D03">
          <w:rPr>
            <w:lang w:val="en-US"/>
          </w:rPr>
          <w:delText>Yet</w:delText>
        </w:r>
      </w:del>
      <w:ins w:id="207" w:author="Stefan Schweinberger" w:date="2025-12-16T00:10:00Z" w16du:dateUtc="2025-12-15T23:10:00Z">
        <w:r w:rsidR="00752D03">
          <w:rPr>
            <w:lang w:val="en-US"/>
          </w:rPr>
          <w:t>Nevertheless</w:t>
        </w:r>
      </w:ins>
      <w:r w:rsidR="00490EE3">
        <w:rPr>
          <w:lang w:val="en-US"/>
        </w:rPr>
        <w:t xml:space="preserve">, </w:t>
      </w:r>
      <w:del w:id="208" w:author="Stefan Schweinberger" w:date="2025-12-15T18:17:00Z" w16du:dateUtc="2025-12-15T17:17:00Z">
        <w:r w:rsidR="00490EE3" w:rsidDel="000027CE">
          <w:rPr>
            <w:lang w:val="en-US"/>
          </w:rPr>
          <w:delText>we are far away from a complete picture</w:delText>
        </w:r>
        <w:r w:rsidR="005A0100" w:rsidDel="000027CE">
          <w:rPr>
            <w:lang w:val="en-US"/>
          </w:rPr>
          <w:delText xml:space="preserve">, and </w:delText>
        </w:r>
      </w:del>
      <w:del w:id="209" w:author="Stefan Schweinberger" w:date="2025-12-15T11:58:00Z" w16du:dateUtc="2025-12-15T10:58:00Z">
        <w:r w:rsidR="005A0100" w:rsidDel="005F645D">
          <w:rPr>
            <w:lang w:val="en-US"/>
          </w:rPr>
          <w:delText xml:space="preserve">we strongly believe that </w:delText>
        </w:r>
      </w:del>
      <w:del w:id="210" w:author="Stefan Schweinberger" w:date="2025-12-15T18:17:00Z" w16du:dateUtc="2025-12-15T17:17:00Z">
        <w:r w:rsidR="005A0100" w:rsidDel="000027CE">
          <w:rPr>
            <w:lang w:val="en-US"/>
          </w:rPr>
          <w:delText>a</w:delText>
        </w:r>
        <w:r w:rsidR="00B06630" w:rsidDel="000027CE">
          <w:rPr>
            <w:lang w:val="en-US"/>
          </w:rPr>
          <w:delText xml:space="preserve">n </w:delText>
        </w:r>
      </w:del>
      <w:ins w:id="211" w:author="Stefan Schweinberger" w:date="2025-12-15T18:17:00Z" w16du:dateUtc="2025-12-15T17:17:00Z">
        <w:r w:rsidR="000027CE">
          <w:rPr>
            <w:lang w:val="en-US"/>
          </w:rPr>
          <w:t xml:space="preserve">we maintain that a full </w:t>
        </w:r>
      </w:ins>
      <w:r w:rsidR="005A0100">
        <w:rPr>
          <w:lang w:val="en-US"/>
        </w:rPr>
        <w:t xml:space="preserve">understanding of voice naturalness </w:t>
      </w:r>
      <w:del w:id="212" w:author="Stefan Schweinberger" w:date="2025-12-15T11:59:00Z" w16du:dateUtc="2025-12-15T10:59:00Z">
        <w:r w:rsidR="005A0100" w:rsidDel="005F645D">
          <w:rPr>
            <w:lang w:val="en-US"/>
          </w:rPr>
          <w:delText xml:space="preserve">is </w:delText>
        </w:r>
      </w:del>
      <w:ins w:id="213" w:author="Stefan Schweinberger" w:date="2025-12-15T11:59:00Z" w16du:dateUtc="2025-12-15T10:59:00Z">
        <w:r w:rsidR="005F645D">
          <w:rPr>
            <w:lang w:val="en-US"/>
          </w:rPr>
          <w:t>requires more systematic research that assesses</w:t>
        </w:r>
      </w:ins>
      <w:del w:id="214" w:author="Stefan Schweinberger" w:date="2025-12-15T11:59:00Z" w16du:dateUtc="2025-12-15T10:59:00Z">
        <w:r w:rsidR="005A0100" w:rsidDel="005F645D">
          <w:rPr>
            <w:lang w:val="en-US"/>
          </w:rPr>
          <w:delText>only possible if we study</w:delText>
        </w:r>
      </w:del>
      <w:r w:rsidR="005A0100">
        <w:rPr>
          <w:lang w:val="en-US"/>
        </w:rPr>
        <w:t xml:space="preserve"> differences across listeners and contexts</w:t>
      </w:r>
      <w:del w:id="215" w:author="Stefan Schweinberger" w:date="2025-12-15T11:59:00Z" w16du:dateUtc="2025-12-15T10:59:00Z">
        <w:r w:rsidR="00B06630" w:rsidDel="005F645D">
          <w:rPr>
            <w:lang w:val="en-US"/>
          </w:rPr>
          <w:delText xml:space="preserve"> </w:delText>
        </w:r>
        <w:r w:rsidR="006373C6" w:rsidDel="005F645D">
          <w:rPr>
            <w:lang w:val="en-US"/>
          </w:rPr>
          <w:delText xml:space="preserve">more </w:delText>
        </w:r>
        <w:r w:rsidR="00B06630" w:rsidDel="005F645D">
          <w:rPr>
            <w:lang w:val="en-US"/>
          </w:rPr>
          <w:delText>systematically</w:delText>
        </w:r>
      </w:del>
      <w:r w:rsidR="005A0100">
        <w:rPr>
          <w:lang w:val="en-US"/>
        </w:rPr>
        <w:t xml:space="preserve">, as we outlined in the outstanding questions section. </w:t>
      </w:r>
      <w:sdt>
        <w:sdtPr>
          <w:rPr>
            <w:lang w:val="en-US"/>
          </w:rPr>
          <w:alias w:val="To edit, see citavi.com/edit"/>
          <w:tag w:val="CitaviPlaceholder#2bdfd661-7908-4815-8b59-114d128eff6c"/>
          <w:id w:val="-603196890"/>
          <w:placeholder>
            <w:docPart w:val="DefaultPlaceholder_-1854013440"/>
          </w:placeholder>
        </w:sdtPr>
        <w:sdtContent>
          <w:r w:rsidR="00796012">
            <w:rPr>
              <w:lang w:val="en-US"/>
            </w:rPr>
            <w:fldChar w:fldCharType="begin"/>
          </w:r>
          <w:r w:rsidR="00796012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A3ZDE0NWFmLTU2MTItNDdjNC05M2QyLTI0MGU2MzRmNjY2NCIsIkVudHJpZXMiOlt7IiRpZCI6IjIiLCIkdHlwZSI6IlN3aXNzQWNhZGVtaWMuQ2l0YXZpLkNpdGF0aW9ucy5Xb3JkUGxhY2Vob2xkZXJFbnRyeSwgU3dpc3NBY2FkZW1pYy5DaXRhdmkiLCJJZCI6IjAwZTg5YzE5LWFmN2EtNDk0Ny1hMjVhLTRlMGMxMmVjMGFjYi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yYmRmZDY2MS03OTA4LTQ4MTUtOGI1OS0xMTRkMTI4ZWZmNmMiLCJUZXh0IjoiUGluaGVpcm8iLCJXQUlWZXJzaW9uIjoiNi4xMS4wLjAifQ==}</w:instrText>
          </w:r>
          <w:r w:rsidR="00796012">
            <w:rPr>
              <w:lang w:val="en-US"/>
            </w:rPr>
            <w:fldChar w:fldCharType="separate"/>
          </w:r>
          <w:r w:rsidR="00796012">
            <w:rPr>
              <w:lang w:val="en-US"/>
            </w:rPr>
            <w:t>Pinheiro</w:t>
          </w:r>
          <w:r w:rsidR="00796012">
            <w:rPr>
              <w:lang w:val="en-US"/>
            </w:rPr>
            <w:fldChar w:fldCharType="end"/>
          </w:r>
        </w:sdtContent>
      </w:sdt>
      <w:r w:rsidR="00796012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07d145af-5612-47c4-93d2-240e634f6664"/>
          <w:id w:val="1715075713"/>
          <w:placeholder>
            <w:docPart w:val="DefaultPlaceholder_-1854013440"/>
          </w:placeholder>
        </w:sdtPr>
        <w:sdtContent>
          <w:r w:rsidR="00796012">
            <w:rPr>
              <w:lang w:val="en-US"/>
            </w:rPr>
            <w:fldChar w:fldCharType="begin"/>
          </w:r>
          <w:r w:rsidR="00796012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JiZGZkNjYxLTc5MDgtNDgxNS04YjU5LTExNGQxMjhlZmY2YyIsIkVudHJpZXMiOlt7IiRpZCI6IjIiLCIkdHlwZSI6IlN3aXNzQWNhZGVtaWMuQ2l0YXZpLkNpdGF0aW9ucy5Xb3JkUGxhY2Vob2xkZXJFbnRyeSwgU3dpc3NBY2FkZW1pYy5DaXRhdmkiLCJJZCI6ImIzMjQxZGU2LTViMjItNGUzYy1hYjdlLTlmMGZlMzZmNjAzNi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MDdkMTQ1YWYtNTYxMi00N2M0LTkzZDItMjQwZTYzNGY2NjY0IiwiVGV4dCI6IigyMDI1KSIsIldBSVZlcnNpb24iOiI2LjExLjAuMCJ9}</w:instrText>
          </w:r>
          <w:r w:rsidR="00796012">
            <w:rPr>
              <w:lang w:val="en-US"/>
            </w:rPr>
            <w:fldChar w:fldCharType="separate"/>
          </w:r>
          <w:r w:rsidR="00796012">
            <w:rPr>
              <w:lang w:val="en-US"/>
            </w:rPr>
            <w:t>(2025)</w:t>
          </w:r>
          <w:r w:rsidR="00796012">
            <w:rPr>
              <w:lang w:val="en-US"/>
            </w:rPr>
            <w:fldChar w:fldCharType="end"/>
          </w:r>
        </w:sdtContent>
      </w:sdt>
      <w:r w:rsidR="005A0100">
        <w:rPr>
          <w:lang w:val="en-US"/>
        </w:rPr>
        <w:t xml:space="preserve"> sums this up </w:t>
      </w:r>
      <w:del w:id="216" w:author="Stefan Schweinberger" w:date="2025-12-15T11:59:00Z" w16du:dateUtc="2025-12-15T10:59:00Z">
        <w:r w:rsidR="005A0100" w:rsidDel="005F645D">
          <w:rPr>
            <w:lang w:val="en-US"/>
          </w:rPr>
          <w:delText>perfectly</w:delText>
        </w:r>
      </w:del>
      <w:ins w:id="217" w:author="Stefan Schweinberger" w:date="2025-12-15T11:59:00Z" w16du:dateUtc="2025-12-15T10:59:00Z">
        <w:r w:rsidR="005F645D">
          <w:rPr>
            <w:lang w:val="en-US"/>
          </w:rPr>
          <w:t>nicely</w:t>
        </w:r>
      </w:ins>
      <w:r w:rsidR="005A0100">
        <w:rPr>
          <w:lang w:val="en-US"/>
        </w:rPr>
        <w:t>: “</w:t>
      </w:r>
      <w:r w:rsidR="005A0100" w:rsidRPr="005A0100">
        <w:rPr>
          <w:lang w:val="en-US"/>
        </w:rPr>
        <w:t>Naturalness</w:t>
      </w:r>
      <w:r w:rsidR="005A0100">
        <w:rPr>
          <w:lang w:val="en-US"/>
        </w:rPr>
        <w:t xml:space="preserve"> […] </w:t>
      </w:r>
      <w:r w:rsidR="005A0100" w:rsidRPr="005A0100">
        <w:rPr>
          <w:lang w:val="en-US"/>
        </w:rPr>
        <w:t>must therefore be understood as</w:t>
      </w:r>
      <w:r w:rsidR="005A0100">
        <w:rPr>
          <w:lang w:val="en-US"/>
        </w:rPr>
        <w:t xml:space="preserve"> </w:t>
      </w:r>
      <w:r w:rsidR="005A0100" w:rsidRPr="005A0100">
        <w:rPr>
          <w:lang w:val="en-US"/>
        </w:rPr>
        <w:t>emerging from the interaction between the acoustic properties</w:t>
      </w:r>
      <w:r w:rsidR="005A0100">
        <w:rPr>
          <w:lang w:val="en-US"/>
        </w:rPr>
        <w:t xml:space="preserve"> </w:t>
      </w:r>
      <w:r w:rsidR="005A0100" w:rsidRPr="005A0100">
        <w:rPr>
          <w:lang w:val="en-US"/>
        </w:rPr>
        <w:t>of speech and the listener’s representational framework.</w:t>
      </w:r>
      <w:r w:rsidR="005A0100">
        <w:rPr>
          <w:lang w:val="en-US"/>
        </w:rPr>
        <w:t xml:space="preserve">” (page </w:t>
      </w:r>
      <w:r w:rsidR="00796012">
        <w:rPr>
          <w:lang w:val="en-US"/>
        </w:rPr>
        <w:t>4046</w:t>
      </w:r>
      <w:r w:rsidR="005A0100">
        <w:rPr>
          <w:lang w:val="en-US"/>
        </w:rPr>
        <w:t xml:space="preserve">). </w:t>
      </w:r>
      <w:ins w:id="218" w:author="Stefan Schweinberger" w:date="2025-12-15T11:59:00Z" w16du:dateUtc="2025-12-15T10:59:00Z">
        <w:r w:rsidR="005F645D">
          <w:rPr>
            <w:lang w:val="en-US"/>
          </w:rPr>
          <w:t>In fact, t</w:t>
        </w:r>
      </w:ins>
      <w:del w:id="219" w:author="Stefan Schweinberger" w:date="2025-12-15T11:59:00Z" w16du:dateUtc="2025-12-15T10:59:00Z">
        <w:r w:rsidR="005A0100" w:rsidDel="005F645D">
          <w:rPr>
            <w:lang w:val="en-US"/>
          </w:rPr>
          <w:delText>T</w:delText>
        </w:r>
      </w:del>
      <w:r w:rsidR="005A0100">
        <w:rPr>
          <w:lang w:val="en-US"/>
        </w:rPr>
        <w:t xml:space="preserve">his is the essence of our </w:t>
      </w:r>
      <w:r w:rsidR="006373C6">
        <w:rPr>
          <w:lang w:val="en-US"/>
        </w:rPr>
        <w:t>conceptualization</w:t>
      </w:r>
      <w:r w:rsidR="005A0100">
        <w:rPr>
          <w:lang w:val="en-US"/>
        </w:rPr>
        <w:t xml:space="preserve"> (</w:t>
      </w:r>
      <w:r w:rsidR="00B06630">
        <w:rPr>
          <w:lang w:val="en-US"/>
        </w:rPr>
        <w:t>cf</w:t>
      </w:r>
      <w:r w:rsidR="00796012">
        <w:rPr>
          <w:lang w:val="en-US"/>
        </w:rPr>
        <w:t>.</w:t>
      </w:r>
      <w:r w:rsidR="00B06630">
        <w:rPr>
          <w:lang w:val="en-US"/>
        </w:rPr>
        <w:t xml:space="preserve"> Figure</w:t>
      </w:r>
      <w:r w:rsidR="00796012">
        <w:rPr>
          <w:lang w:val="en-US"/>
        </w:rPr>
        <w:t xml:space="preserve"> 2</w:t>
      </w:r>
      <w:r w:rsidR="00B06630">
        <w:rPr>
          <w:lang w:val="en-US"/>
        </w:rPr>
        <w:t xml:space="preserve">, </w:t>
      </w:r>
      <w:sdt>
        <w:sdtPr>
          <w:rPr>
            <w:lang w:val="en-US"/>
          </w:rPr>
          <w:alias w:val="To edit, see citavi.com/edit"/>
          <w:tag w:val="CitaviPlaceholder#e8dc9463-640f-4513-af3d-f8041894270b"/>
          <w:id w:val="-762456600"/>
          <w:placeholder>
            <w:docPart w:val="DefaultPlaceholder_-1854013440"/>
          </w:placeholder>
        </w:sdtPr>
        <w:sdtContent>
          <w:r w:rsidR="00796012">
            <w:rPr>
              <w:lang w:val="en-US"/>
            </w:rPr>
            <w:fldChar w:fldCharType="begin"/>
          </w:r>
          <w:r w:rsidR="00796012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E4NGM1MTVmLTBlY2UtNGRlOC1hNDYxLTAxOTU4OWIyOTI5YiIsIkVudHJpZXMiOlt7IiRpZCI6IjIiLCIkdHlwZSI6IlN3aXNzQWNhZGVtaWMuQ2l0YXZpLkNpdGF0aW9ucy5Xb3JkUGxhY2Vob2xkZXJFbnRyeSwgU3dpc3NBY2FkZW1pYy5DaXRhdmkiLCJJZCI6IjgzMDBhODJiLTAyNzQtNGU4NS1iODI3LWZiZGQxMjJlN2RhOCIsIlJhbmdlTGVuZ3RoIjoxNSwiUmVmZXJlbmNlSWQiOiI4NzJhMGJkNS00YTJkLTQyZjQtODM2MS0zZDNlYjgyZDBmZT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Ny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NSIsIkNpdGF0aW9uS2V5VXBkYXRlVHlwZSI6MCwiQ29sbGFib3JhdG9ycyI6W10sIkRvaSI6IjEwLjEwMTYvai50aWNzLjIwMjUuMDEuMDEw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wMTYvai50aWNzLjIwMjUuMDEuMDEwIiwiVXJpU3RyaW5nIjoiaHR0cHM6Ly9kb2kub3JnLzEwLjEwMTYvai50aWNzLjIwMjUuMDEuMDEw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}</w:instrText>
          </w:r>
          <w:r w:rsidR="00796012">
            <w:rPr>
              <w:lang w:val="en-US"/>
            </w:rPr>
            <w:fldChar w:fldCharType="separate"/>
          </w:r>
          <w:r w:rsidR="00796012">
            <w:rPr>
              <w:lang w:val="en-US"/>
            </w:rPr>
            <w:t>Nussbaum et al.</w:t>
          </w:r>
          <w:r w:rsidR="00796012">
            <w:rPr>
              <w:lang w:val="en-US"/>
            </w:rPr>
            <w:fldChar w:fldCharType="end"/>
          </w:r>
        </w:sdtContent>
      </w:sdt>
      <w:r w:rsidR="00796012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a84c515f-0ece-4de8-a461-019589b2929b"/>
          <w:id w:val="-797760855"/>
          <w:placeholder>
            <w:docPart w:val="DefaultPlaceholder_-1854013440"/>
          </w:placeholder>
        </w:sdtPr>
        <w:sdtContent>
          <w:r w:rsidR="00796012">
            <w:rPr>
              <w:lang w:val="en-US"/>
            </w:rPr>
            <w:fldChar w:fldCharType="begin"/>
          </w:r>
          <w:r w:rsidR="00796012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U4ZGM5NDYzLTY0MGYtNDUxMy1hZjNkLWY4MDQxODk0MjcwYiIsIkVudHJpZXMiOlt7IiRpZCI6IjIiLCIkdHlwZSI6IlN3aXNzQWNhZGVtaWMuQ2l0YXZpLkNpdGF0aW9ucy5Xb3JkUGxhY2Vob2xkZXJFbnRyeSwgU3dpc3NBY2FkZW1pYy5DaXRhdmkiLCJJZCI6Ijg0MzU4ODU0LTMxNGItNDUzNS04NjI3LWIyMzg5ZGUzZWVlNiIsIlJhbmdlTGVuZ3RoIjo2LCJSZWZlcmVuY2VJZCI6Ijg3MmEwYmQ1LTRhMmQtNDJmNC04MzYxLTNkM2ViODJkMGZl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UiLCJDaXRhdGlvbktleVVwZGF0ZVR5cGUiOjAsIkNvbGxhYm9yYXRvcnMiOltdLCJEb2kiOiIxMC4xMDE2L2oudGljcy4yMDI1LjAxLjAxM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I1LjAxLjAxMCIsIlVyaVN0cmluZyI6Imh0dHBzOi8vZG9pLm9yZy8xMC4xMDE2L2oudGljcy4yMDI1LjAxLjAxMC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}</w:instrText>
          </w:r>
          <w:r w:rsidR="00796012">
            <w:rPr>
              <w:lang w:val="en-US"/>
            </w:rPr>
            <w:fldChar w:fldCharType="separate"/>
          </w:r>
          <w:r w:rsidR="00796012">
            <w:rPr>
              <w:lang w:val="en-US"/>
            </w:rPr>
            <w:t>2025</w:t>
          </w:r>
          <w:r w:rsidR="00796012">
            <w:rPr>
              <w:lang w:val="en-US"/>
            </w:rPr>
            <w:fldChar w:fldCharType="end"/>
          </w:r>
          <w:r w:rsidR="00796012">
            <w:rPr>
              <w:lang w:val="en-US"/>
            </w:rPr>
            <w:t>,</w:t>
          </w:r>
        </w:sdtContent>
      </w:sdt>
      <w:r w:rsidR="005A0100">
        <w:rPr>
          <w:lang w:val="en-US"/>
        </w:rPr>
        <w:t xml:space="preserve"> page </w:t>
      </w:r>
      <w:r w:rsidR="00796012">
        <w:rPr>
          <w:lang w:val="en-US"/>
        </w:rPr>
        <w:t>473</w:t>
      </w:r>
      <w:r w:rsidR="005A0100">
        <w:rPr>
          <w:lang w:val="en-US"/>
        </w:rPr>
        <w:t xml:space="preserve">). </w:t>
      </w:r>
    </w:p>
    <w:p w14:paraId="490EFA29" w14:textId="7A4FA240" w:rsidR="00890B57" w:rsidRDefault="00AA574C" w:rsidP="00DF1F2D">
      <w:pPr>
        <w:rPr>
          <w:ins w:id="220" w:author="Stefan Schweinberger" w:date="2025-12-15T15:48:00Z" w16du:dateUtc="2025-12-15T14:48:00Z"/>
          <w:lang w:val="en-US"/>
        </w:rPr>
      </w:pPr>
      <w:ins w:id="221" w:author="Stefan Schweinberger" w:date="2025-12-15T12:00:00Z" w16du:dateUtc="2025-12-15T11:00:00Z">
        <w:r>
          <w:rPr>
            <w:lang w:val="en-US"/>
          </w:rPr>
          <w:t>Regarding the second point, Nussbaum et al. (2025) did not over</w:t>
        </w:r>
      </w:ins>
      <w:ins w:id="222" w:author="Stefan Schweinberger" w:date="2025-12-15T12:01:00Z" w16du:dateUtc="2025-12-15T11:01:00Z">
        <w:r>
          <w:rPr>
            <w:lang w:val="en-US"/>
          </w:rPr>
          <w:t>look the self-voice.</w:t>
        </w:r>
      </w:ins>
      <w:ins w:id="223" w:author="Stefan Schweinberger" w:date="2025-12-15T12:03:00Z" w16du:dateUtc="2025-12-15T11:03:00Z">
        <w:r>
          <w:rPr>
            <w:lang w:val="en-US"/>
          </w:rPr>
          <w:t xml:space="preserve"> Instead, because </w:t>
        </w:r>
        <w:proofErr w:type="spellStart"/>
        <w:r>
          <w:t>r</w:t>
        </w:r>
      </w:ins>
      <w:ins w:id="224" w:author="Stefan Schweinberger" w:date="2025-12-15T12:02:00Z" w16du:dateUtc="2025-12-15T11:02:00Z">
        <w:r>
          <w:t>esearch</w:t>
        </w:r>
        <w:proofErr w:type="spellEnd"/>
        <w:r>
          <w:t xml:space="preserve"> on </w:t>
        </w:r>
        <w:proofErr w:type="spellStart"/>
        <w:r>
          <w:t>self-relevance</w:t>
        </w:r>
        <w:proofErr w:type="spellEnd"/>
        <w:r>
          <w:t xml:space="preserve"> in </w:t>
        </w:r>
        <w:proofErr w:type="spellStart"/>
        <w:r>
          <w:t>voice</w:t>
        </w:r>
        <w:proofErr w:type="spellEnd"/>
        <w:r>
          <w:t xml:space="preserve"> </w:t>
        </w:r>
        <w:proofErr w:type="spellStart"/>
        <w:r>
          <w:t>research</w:t>
        </w:r>
        <w:proofErr w:type="spellEnd"/>
        <w:r>
          <w:t xml:space="preserve"> </w:t>
        </w:r>
        <w:proofErr w:type="spellStart"/>
        <w:r>
          <w:t>is</w:t>
        </w:r>
        <w:proofErr w:type="spellEnd"/>
        <w:r>
          <w:t xml:space="preserve"> </w:t>
        </w:r>
        <w:proofErr w:type="spellStart"/>
        <w:r>
          <w:t>currently</w:t>
        </w:r>
        <w:proofErr w:type="spellEnd"/>
        <w:r>
          <w:t xml:space="preserve"> </w:t>
        </w:r>
        <w:proofErr w:type="spellStart"/>
        <w:r>
          <w:t>fragmentary</w:t>
        </w:r>
        <w:proofErr w:type="spellEnd"/>
        <w:r>
          <w:t xml:space="preserve"> and </w:t>
        </w:r>
        <w:proofErr w:type="spellStart"/>
        <w:r>
          <w:t>often</w:t>
        </w:r>
        <w:proofErr w:type="spellEnd"/>
        <w:r>
          <w:t xml:space="preserve"> </w:t>
        </w:r>
        <w:proofErr w:type="spellStart"/>
        <w:r>
          <w:t>suffers</w:t>
        </w:r>
        <w:proofErr w:type="spellEnd"/>
        <w:r>
          <w:t xml:space="preserve"> </w:t>
        </w:r>
        <w:proofErr w:type="spellStart"/>
        <w:r>
          <w:t>from</w:t>
        </w:r>
        <w:proofErr w:type="spellEnd"/>
        <w:r>
          <w:t xml:space="preserve"> </w:t>
        </w:r>
        <w:proofErr w:type="spellStart"/>
        <w:r>
          <w:t>methodological</w:t>
        </w:r>
        <w:proofErr w:type="spellEnd"/>
        <w:r>
          <w:t xml:space="preserve"> </w:t>
        </w:r>
        <w:proofErr w:type="spellStart"/>
        <w:r>
          <w:t>shortcomings</w:t>
        </w:r>
      </w:ins>
      <w:proofErr w:type="spellEnd"/>
      <w:ins w:id="225" w:author="Stefan Schweinberger" w:date="2025-12-15T12:03:00Z" w16du:dateUtc="2025-12-15T11:03:00Z">
        <w:r>
          <w:t xml:space="preserve">, </w:t>
        </w:r>
        <w:proofErr w:type="spellStart"/>
        <w:r>
          <w:t>we</w:t>
        </w:r>
        <w:proofErr w:type="spellEnd"/>
        <w:r>
          <w:t xml:space="preserve"> </w:t>
        </w:r>
      </w:ins>
      <w:proofErr w:type="spellStart"/>
      <w:ins w:id="226" w:author="Stefan Schweinberger" w:date="2025-12-15T12:06:00Z" w16du:dateUtc="2025-12-15T11:06:00Z">
        <w:r>
          <w:t>intentionally</w:t>
        </w:r>
        <w:proofErr w:type="spellEnd"/>
        <w:r>
          <w:t xml:space="preserve"> </w:t>
        </w:r>
      </w:ins>
      <w:proofErr w:type="spellStart"/>
      <w:ins w:id="227" w:author="Stefan Schweinberger" w:date="2025-12-15T12:03:00Z" w16du:dateUtc="2025-12-15T11:03:00Z">
        <w:r>
          <w:t>decided</w:t>
        </w:r>
        <w:proofErr w:type="spellEnd"/>
        <w:r>
          <w:t xml:space="preserve"> </w:t>
        </w:r>
        <w:proofErr w:type="spellStart"/>
        <w:r>
          <w:t>to</w:t>
        </w:r>
        <w:proofErr w:type="spellEnd"/>
        <w:r>
          <w:t xml:space="preserve"> </w:t>
        </w:r>
      </w:ins>
      <w:proofErr w:type="spellStart"/>
      <w:ins w:id="228" w:author="Stefan Schweinberger" w:date="2025-12-15T12:04:00Z" w16du:dateUtc="2025-12-15T11:04:00Z">
        <w:r>
          <w:t>only</w:t>
        </w:r>
        <w:proofErr w:type="spellEnd"/>
        <w:r>
          <w:t xml:space="preserve"> </w:t>
        </w:r>
        <w:proofErr w:type="spellStart"/>
        <w:r>
          <w:t>briefly</w:t>
        </w:r>
        <w:proofErr w:type="spellEnd"/>
        <w:r>
          <w:t xml:space="preserve"> </w:t>
        </w:r>
        <w:proofErr w:type="spellStart"/>
        <w:r>
          <w:t>touch</w:t>
        </w:r>
        <w:proofErr w:type="spellEnd"/>
        <w:r>
          <w:t xml:space="preserve"> on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issue</w:t>
        </w:r>
        <w:proofErr w:type="spellEnd"/>
        <w:r>
          <w:t xml:space="preserve"> </w:t>
        </w:r>
        <w:proofErr w:type="spellStart"/>
        <w:r>
          <w:t>where</w:t>
        </w:r>
        <w:proofErr w:type="spellEnd"/>
        <w:r>
          <w:t xml:space="preserve"> relevant, in </w:t>
        </w:r>
        <w:proofErr w:type="spellStart"/>
        <w:r>
          <w:t>order</w:t>
        </w:r>
        <w:proofErr w:type="spellEnd"/>
        <w:r>
          <w:t xml:space="preserve"> </w:t>
        </w:r>
        <w:proofErr w:type="spellStart"/>
        <w:r>
          <w:t>to</w:t>
        </w:r>
        <w:proofErr w:type="spellEnd"/>
        <w:r>
          <w:t xml:space="preserve"> not </w:t>
        </w:r>
        <w:proofErr w:type="spellStart"/>
        <w:r>
          <w:t>distract</w:t>
        </w:r>
        <w:proofErr w:type="spellEnd"/>
        <w:r>
          <w:t xml:space="preserve"> </w:t>
        </w:r>
        <w:proofErr w:type="spellStart"/>
        <w:r>
          <w:t>from</w:t>
        </w:r>
      </w:ins>
      <w:proofErr w:type="spellEnd"/>
      <w:ins w:id="229" w:author="Stefan Schweinberger" w:date="2025-12-15T12:05:00Z" w16du:dateUtc="2025-12-15T11:05:00Z">
        <w:r>
          <w:t xml:space="preserve">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main</w:t>
        </w:r>
        <w:proofErr w:type="spellEnd"/>
        <w:r>
          <w:t xml:space="preserve"> </w:t>
        </w:r>
        <w:proofErr w:type="spellStart"/>
        <w:r>
          <w:t>points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</w:t>
        </w:r>
        <w:proofErr w:type="spellStart"/>
        <w:r>
          <w:t>our</w:t>
        </w:r>
        <w:proofErr w:type="spellEnd"/>
        <w:r>
          <w:t xml:space="preserve"> </w:t>
        </w:r>
        <w:proofErr w:type="spellStart"/>
        <w:r>
          <w:t>paper</w:t>
        </w:r>
        <w:proofErr w:type="spellEnd"/>
        <w:r>
          <w:t xml:space="preserve">. </w:t>
        </w:r>
      </w:ins>
      <w:proofErr w:type="spellStart"/>
      <w:ins w:id="230" w:author="Stefan Schweinberger" w:date="2025-12-15T12:02:00Z" w16du:dateUtc="2025-12-15T11:02:00Z">
        <w:r>
          <w:t>For</w:t>
        </w:r>
        <w:proofErr w:type="spellEnd"/>
        <w:r>
          <w:t xml:space="preserve"> </w:t>
        </w:r>
        <w:proofErr w:type="spellStart"/>
        <w:r>
          <w:t>instance</w:t>
        </w:r>
        <w:proofErr w:type="spellEnd"/>
        <w:r>
          <w:t xml:space="preserve">, </w:t>
        </w:r>
        <w:proofErr w:type="spellStart"/>
        <w:r>
          <w:t>recordings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</w:t>
        </w:r>
        <w:proofErr w:type="spellStart"/>
        <w:r>
          <w:t>the</w:t>
        </w:r>
        <w:proofErr w:type="spellEnd"/>
        <w:r>
          <w:t xml:space="preserve"> own </w:t>
        </w:r>
        <w:proofErr w:type="spellStart"/>
        <w:r>
          <w:t>voice</w:t>
        </w:r>
        <w:proofErr w:type="spellEnd"/>
        <w:r>
          <w:t xml:space="preserve"> </w:t>
        </w:r>
      </w:ins>
      <w:proofErr w:type="spellStart"/>
      <w:ins w:id="231" w:author="Stefan Schweinberger" w:date="2025-12-15T12:06:00Z" w16du:dateUtc="2025-12-15T11:06:00Z">
        <w:r>
          <w:t>notoriously</w:t>
        </w:r>
        <w:proofErr w:type="spellEnd"/>
        <w:r>
          <w:t xml:space="preserve"> </w:t>
        </w:r>
      </w:ins>
      <w:proofErr w:type="spellStart"/>
      <w:ins w:id="232" w:author="Stefan Schweinberger" w:date="2025-12-15T12:02:00Z" w16du:dateUtc="2025-12-15T11:02:00Z">
        <w:r>
          <w:t>sound</w:t>
        </w:r>
        <w:proofErr w:type="spellEnd"/>
        <w:r>
          <w:t xml:space="preserve"> </w:t>
        </w:r>
        <w:proofErr w:type="spellStart"/>
        <w:r>
          <w:t>unnatural</w:t>
        </w:r>
        <w:proofErr w:type="spellEnd"/>
        <w:r>
          <w:t xml:space="preserve"> </w:t>
        </w:r>
        <w:proofErr w:type="spellStart"/>
        <w:r>
          <w:t>for</w:t>
        </w:r>
        <w:proofErr w:type="spellEnd"/>
        <w:r>
          <w:t xml:space="preserve"> a </w:t>
        </w:r>
        <w:proofErr w:type="spellStart"/>
        <w:r>
          <w:t>listener</w:t>
        </w:r>
        <w:proofErr w:type="spellEnd"/>
        <w:r>
          <w:t xml:space="preserve">, </w:t>
        </w:r>
        <w:proofErr w:type="spellStart"/>
        <w:r>
          <w:t>because</w:t>
        </w:r>
        <w:proofErr w:type="spellEnd"/>
        <w:r>
          <w:t xml:space="preserve"> </w:t>
        </w:r>
      </w:ins>
      <w:proofErr w:type="spellStart"/>
      <w:ins w:id="233" w:author="Stefan Schweinberger" w:date="2025-12-15T12:07:00Z" w16du:dateUtc="2025-12-15T11:07:00Z">
        <w:r>
          <w:t>they</w:t>
        </w:r>
      </w:ins>
      <w:proofErr w:type="spellEnd"/>
      <w:ins w:id="234" w:author="Stefan Schweinberger" w:date="2025-12-15T12:02:00Z" w16du:dateUtc="2025-12-15T11:02:00Z">
        <w:r>
          <w:t xml:space="preserve"> lack </w:t>
        </w:r>
        <w:proofErr w:type="spellStart"/>
        <w:r>
          <w:t>bone</w:t>
        </w:r>
        <w:proofErr w:type="spellEnd"/>
        <w:r>
          <w:t xml:space="preserve"> </w:t>
        </w:r>
        <w:proofErr w:type="spellStart"/>
        <w:r>
          <w:t>conduction</w:t>
        </w:r>
        <w:proofErr w:type="spellEnd"/>
        <w:r>
          <w:t xml:space="preserve"> </w:t>
        </w:r>
        <w:proofErr w:type="spellStart"/>
        <w:r>
          <w:t>cues</w:t>
        </w:r>
        <w:proofErr w:type="spellEnd"/>
        <w:r>
          <w:t xml:space="preserve">. </w:t>
        </w:r>
        <w:proofErr w:type="spellStart"/>
        <w:r>
          <w:t>To</w:t>
        </w:r>
        <w:proofErr w:type="spellEnd"/>
        <w:r>
          <w:t xml:space="preserve"> </w:t>
        </w:r>
        <w:proofErr w:type="spellStart"/>
        <w:r>
          <w:t>become</w:t>
        </w:r>
        <w:proofErr w:type="spellEnd"/>
        <w:r>
          <w:t xml:space="preserve"> relevant </w:t>
        </w:r>
        <w:proofErr w:type="spellStart"/>
        <w:r>
          <w:t>for</w:t>
        </w:r>
        <w:proofErr w:type="spellEnd"/>
        <w:r>
          <w:t xml:space="preserve"> </w:t>
        </w:r>
        <w:proofErr w:type="spellStart"/>
        <w:r>
          <w:t>naturalness</w:t>
        </w:r>
        <w:proofErr w:type="spellEnd"/>
        <w:r>
          <w:t xml:space="preserve"> </w:t>
        </w:r>
        <w:proofErr w:type="spellStart"/>
        <w:r>
          <w:t>research</w:t>
        </w:r>
        <w:proofErr w:type="spellEnd"/>
        <w:r>
          <w:t xml:space="preserve">, </w:t>
        </w:r>
        <w:proofErr w:type="spellStart"/>
        <w:r>
          <w:t>this</w:t>
        </w:r>
        <w:proofErr w:type="spellEnd"/>
        <w:r>
          <w:t xml:space="preserve"> </w:t>
        </w:r>
        <w:proofErr w:type="spellStart"/>
        <w:r>
          <w:t>unnaturalness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</w:t>
        </w:r>
        <w:proofErr w:type="spellStart"/>
        <w:r>
          <w:t>the</w:t>
        </w:r>
        <w:proofErr w:type="spellEnd"/>
        <w:r>
          <w:t xml:space="preserve"> own </w:t>
        </w:r>
        <w:proofErr w:type="spellStart"/>
        <w:r>
          <w:t>voice</w:t>
        </w:r>
        <w:proofErr w:type="spellEnd"/>
        <w:r>
          <w:t xml:space="preserve"> </w:t>
        </w:r>
        <w:proofErr w:type="spellStart"/>
        <w:r>
          <w:t>needs</w:t>
        </w:r>
        <w:proofErr w:type="spellEnd"/>
        <w:r>
          <w:t xml:space="preserve"> </w:t>
        </w:r>
        <w:proofErr w:type="spellStart"/>
        <w:r>
          <w:t>to</w:t>
        </w:r>
        <w:proofErr w:type="spellEnd"/>
        <w:r>
          <w:t xml:space="preserve"> </w:t>
        </w:r>
        <w:proofErr w:type="spellStart"/>
        <w:r>
          <w:t>be</w:t>
        </w:r>
        <w:proofErr w:type="spellEnd"/>
        <w:r>
          <w:t xml:space="preserve"> </w:t>
        </w:r>
        <w:proofErr w:type="spellStart"/>
        <w:r>
          <w:t>considered</w:t>
        </w:r>
        <w:proofErr w:type="spellEnd"/>
        <w:r>
          <w:t xml:space="preserve"> </w:t>
        </w:r>
        <w:proofErr w:type="spellStart"/>
        <w:r>
          <w:t>by</w:t>
        </w:r>
        <w:proofErr w:type="spellEnd"/>
        <w:r>
          <w:t xml:space="preserve"> </w:t>
        </w:r>
        <w:proofErr w:type="spellStart"/>
        <w:r>
          <w:t>presenting</w:t>
        </w:r>
        <w:proofErr w:type="spellEnd"/>
        <w:r>
          <w:t xml:space="preserve"> </w:t>
        </w:r>
        <w:proofErr w:type="spellStart"/>
        <w:r>
          <w:t>stimuli</w:t>
        </w:r>
        <w:proofErr w:type="spellEnd"/>
        <w:r>
          <w:t xml:space="preserve"> </w:t>
        </w:r>
        <w:proofErr w:type="spellStart"/>
        <w:r>
          <w:t>with</w:t>
        </w:r>
        <w:proofErr w:type="spellEnd"/>
        <w:r>
          <w:t xml:space="preserve"> </w:t>
        </w:r>
        <w:proofErr w:type="spellStart"/>
        <w:r>
          <w:t>special</w:t>
        </w:r>
        <w:proofErr w:type="spellEnd"/>
        <w:r>
          <w:t xml:space="preserve"> </w:t>
        </w:r>
        <w:proofErr w:type="spellStart"/>
        <w:r>
          <w:t>devices</w:t>
        </w:r>
        <w:proofErr w:type="spellEnd"/>
        <w:r>
          <w:t xml:space="preserve"> (i.e., </w:t>
        </w:r>
        <w:proofErr w:type="spellStart"/>
        <w:r>
          <w:t>bone-conducting</w:t>
        </w:r>
        <w:proofErr w:type="spellEnd"/>
        <w:r>
          <w:t xml:space="preserve"> </w:t>
        </w:r>
        <w:proofErr w:type="spellStart"/>
        <w:r>
          <w:t>headphones</w:t>
        </w:r>
        <w:proofErr w:type="spellEnd"/>
        <w:r>
          <w:t xml:space="preserve">). </w:t>
        </w:r>
      </w:ins>
      <w:ins w:id="235" w:author="Stefan Schweinberger" w:date="2025-12-15T15:39:00Z" w16du:dateUtc="2025-12-15T14:39:00Z">
        <w:r w:rsidR="005B2265">
          <w:t>T</w:t>
        </w:r>
      </w:ins>
      <w:ins w:id="236" w:author="Stefan Schweinberger" w:date="2025-12-15T12:09:00Z" w16du:dateUtc="2025-12-15T11:09:00Z">
        <w:r>
          <w:t xml:space="preserve">he </w:t>
        </w:r>
        <w:proofErr w:type="spellStart"/>
        <w:r>
          <w:t>vast</w:t>
        </w:r>
        <w:proofErr w:type="spellEnd"/>
        <w:r>
          <w:t xml:space="preserve"> </w:t>
        </w:r>
        <w:proofErr w:type="spellStart"/>
        <w:r>
          <w:t>majority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</w:t>
        </w:r>
      </w:ins>
      <w:proofErr w:type="spellStart"/>
      <w:ins w:id="237" w:author="Stefan Schweinberger" w:date="2025-12-15T15:39:00Z" w16du:dateUtc="2025-12-15T14:39:00Z">
        <w:r w:rsidR="005B2265">
          <w:t>published</w:t>
        </w:r>
        <w:proofErr w:type="spellEnd"/>
        <w:r w:rsidR="005B2265">
          <w:t xml:space="preserve"> </w:t>
        </w:r>
        <w:proofErr w:type="spellStart"/>
        <w:r w:rsidR="005B2265">
          <w:t>papers</w:t>
        </w:r>
      </w:ins>
      <w:proofErr w:type="spellEnd"/>
      <w:ins w:id="238" w:author="Stefan Schweinberger" w:date="2025-12-15T12:09:00Z" w16du:dateUtc="2025-12-15T11:09:00Z">
        <w:r>
          <w:t xml:space="preserve"> on </w:t>
        </w:r>
        <w:proofErr w:type="spellStart"/>
        <w:r>
          <w:t>the</w:t>
        </w:r>
        <w:proofErr w:type="spellEnd"/>
        <w:r>
          <w:t xml:space="preserve"> </w:t>
        </w:r>
        <w:proofErr w:type="spellStart"/>
        <w:r>
          <w:t>self-voice</w:t>
        </w:r>
        <w:proofErr w:type="spellEnd"/>
        <w:r>
          <w:t xml:space="preserve"> (</w:t>
        </w:r>
        <w:proofErr w:type="spellStart"/>
        <w:r>
          <w:t>including</w:t>
        </w:r>
        <w:proofErr w:type="spellEnd"/>
        <w:r>
          <w:t xml:space="preserve"> a </w:t>
        </w:r>
        <w:proofErr w:type="spellStart"/>
        <w:r>
          <w:t>recent</w:t>
        </w:r>
        <w:proofErr w:type="spellEnd"/>
        <w:r>
          <w:t xml:space="preserve"> </w:t>
        </w:r>
        <w:proofErr w:type="spellStart"/>
        <w:r>
          <w:t>paper</w:t>
        </w:r>
        <w:proofErr w:type="spellEnd"/>
        <w:r>
          <w:t xml:space="preserve"> </w:t>
        </w:r>
        <w:proofErr w:type="spellStart"/>
        <w:r>
          <w:t>by</w:t>
        </w:r>
        <w:proofErr w:type="spellEnd"/>
        <w:r>
          <w:t xml:space="preserve"> Pinheiro et al., 2023</w:t>
        </w:r>
      </w:ins>
      <w:ins w:id="239" w:author="Stefan Schweinberger" w:date="2025-12-15T12:02:00Z" w16du:dateUtc="2025-12-15T11:02:00Z">
        <w:r>
          <w:t xml:space="preserve">) fail </w:t>
        </w:r>
        <w:proofErr w:type="spellStart"/>
        <w:r>
          <w:t>to</w:t>
        </w:r>
        <w:proofErr w:type="spellEnd"/>
        <w:r>
          <w:t xml:space="preserve"> </w:t>
        </w:r>
        <w:proofErr w:type="spellStart"/>
        <w:r>
          <w:t>consider</w:t>
        </w:r>
        <w:proofErr w:type="spellEnd"/>
        <w:r>
          <w:t xml:space="preserve"> </w:t>
        </w:r>
        <w:proofErr w:type="spellStart"/>
        <w:r>
          <w:t>this</w:t>
        </w:r>
        <w:proofErr w:type="spellEnd"/>
        <w:r>
          <w:t xml:space="preserve"> </w:t>
        </w:r>
        <w:proofErr w:type="spellStart"/>
        <w:r>
          <w:t>issue</w:t>
        </w:r>
      </w:ins>
      <w:proofErr w:type="spellEnd"/>
      <w:ins w:id="240" w:author="Stefan Schweinberger" w:date="2025-12-16T00:11:00Z" w16du:dateUtc="2025-12-15T23:11:00Z">
        <w:r w:rsidR="00752D03">
          <w:t xml:space="preserve"> (</w:t>
        </w:r>
        <w:r w:rsidR="00752D03">
          <w:t xml:space="preserve">a </w:t>
        </w:r>
        <w:proofErr w:type="spellStart"/>
        <w:r w:rsidR="00752D03">
          <w:t>few</w:t>
        </w:r>
        <w:proofErr w:type="spellEnd"/>
        <w:r w:rsidR="00752D03">
          <w:t xml:space="preserve"> notable </w:t>
        </w:r>
        <w:proofErr w:type="spellStart"/>
        <w:r w:rsidR="00752D03">
          <w:t>exceptions</w:t>
        </w:r>
        <w:proofErr w:type="spellEnd"/>
        <w:r w:rsidR="00752D03">
          <w:t xml:space="preserve"> </w:t>
        </w:r>
        <w:proofErr w:type="spellStart"/>
        <w:r w:rsidR="00752D03">
          <w:t>are</w:t>
        </w:r>
        <w:proofErr w:type="spellEnd"/>
        <w:r w:rsidR="00752D03">
          <w:t xml:space="preserve"> </w:t>
        </w:r>
        <w:proofErr w:type="spellStart"/>
        <w:r w:rsidR="00752D03">
          <w:t>Orepic</w:t>
        </w:r>
        <w:proofErr w:type="spellEnd"/>
        <w:r w:rsidR="00752D03">
          <w:t xml:space="preserve"> et al., 2023 and Rosi et al. 2025</w:t>
        </w:r>
      </w:ins>
      <w:ins w:id="241" w:author="Stefan Schweinberger" w:date="2025-12-16T00:12:00Z" w16du:dateUtc="2025-12-15T23:12:00Z">
        <w:r w:rsidR="00752D03">
          <w:t>)</w:t>
        </w:r>
      </w:ins>
      <w:ins w:id="242" w:author="Stefan Schweinberger" w:date="2025-12-15T18:18:00Z" w16du:dateUtc="2025-12-15T17:18:00Z">
        <w:r w:rsidR="000027CE">
          <w:t xml:space="preserve"> and</w:t>
        </w:r>
      </w:ins>
      <w:ins w:id="243" w:author="Stefan Schweinberger" w:date="2025-12-15T15:39:00Z" w16du:dateUtc="2025-12-15T14:39:00Z">
        <w:r w:rsidR="005B2265">
          <w:t xml:space="preserve"> </w:t>
        </w:r>
      </w:ins>
      <w:proofErr w:type="spellStart"/>
      <w:ins w:id="244" w:author="Stefan Schweinberger" w:date="2025-12-15T12:09:00Z" w16du:dateUtc="2025-12-15T11:09:00Z">
        <w:r>
          <w:t>we</w:t>
        </w:r>
        <w:proofErr w:type="spellEnd"/>
        <w:r>
          <w:t xml:space="preserve"> </w:t>
        </w:r>
      </w:ins>
      <w:proofErr w:type="spellStart"/>
      <w:ins w:id="245" w:author="Stefan Schweinberger" w:date="2025-12-15T12:10:00Z" w16du:dateUtc="2025-12-15T11:10:00Z">
        <w:r>
          <w:t>decided</w:t>
        </w:r>
        <w:proofErr w:type="spellEnd"/>
        <w:r>
          <w:t xml:space="preserve"> </w:t>
        </w:r>
        <w:proofErr w:type="spellStart"/>
        <w:r>
          <w:t>to</w:t>
        </w:r>
        <w:proofErr w:type="spellEnd"/>
        <w:r>
          <w:t xml:space="preserve"> not </w:t>
        </w:r>
        <w:proofErr w:type="spellStart"/>
        <w:r>
          <w:t>discuss</w:t>
        </w:r>
        <w:proofErr w:type="spellEnd"/>
        <w:r>
          <w:t xml:space="preserve"> </w:t>
        </w:r>
        <w:proofErr w:type="spellStart"/>
        <w:r>
          <w:t>this</w:t>
        </w:r>
        <w:proofErr w:type="spellEnd"/>
        <w:r>
          <w:t xml:space="preserve"> </w:t>
        </w:r>
        <w:proofErr w:type="spellStart"/>
        <w:r>
          <w:t>research</w:t>
        </w:r>
        <w:proofErr w:type="spellEnd"/>
        <w:r>
          <w:t xml:space="preserve"> in </w:t>
        </w:r>
        <w:proofErr w:type="spellStart"/>
        <w:r>
          <w:t>our</w:t>
        </w:r>
        <w:proofErr w:type="spellEnd"/>
        <w:r>
          <w:t xml:space="preserve"> </w:t>
        </w:r>
        <w:proofErr w:type="spellStart"/>
        <w:r>
          <w:t>paper</w:t>
        </w:r>
        <w:proofErr w:type="spellEnd"/>
        <w:r>
          <w:t xml:space="preserve">. </w:t>
        </w:r>
      </w:ins>
      <w:ins w:id="246" w:author="Stefan Schweinberger" w:date="2025-12-16T00:12:00Z" w16du:dateUtc="2025-12-15T23:12:00Z">
        <w:r w:rsidR="00752D03">
          <w:t>In turn</w:t>
        </w:r>
      </w:ins>
      <w:ins w:id="247" w:author="Stefan Schweinberger" w:date="2025-12-15T12:10:00Z" w16du:dateUtc="2025-12-15T11:10:00Z">
        <w:r>
          <w:t xml:space="preserve">, Nussbaum et al. (2025) </w:t>
        </w:r>
        <w:proofErr w:type="spellStart"/>
        <w:r>
          <w:t>did</w:t>
        </w:r>
        <w:proofErr w:type="spellEnd"/>
        <w:r>
          <w:t xml:space="preserve"> </w:t>
        </w:r>
        <w:proofErr w:type="spellStart"/>
        <w:r>
          <w:t>consider</w:t>
        </w:r>
        <w:proofErr w:type="spellEnd"/>
        <w:r>
          <w:t xml:space="preserve"> </w:t>
        </w:r>
        <w:proofErr w:type="spellStart"/>
        <w:r>
          <w:t>a</w:t>
        </w:r>
      </w:ins>
      <w:ins w:id="248" w:author="Stefan Schweinberger" w:date="2025-12-15T12:08:00Z" w16du:dateUtc="2025-12-15T11:08:00Z">
        <w:r>
          <w:t>nother</w:t>
        </w:r>
      </w:ins>
      <w:proofErr w:type="spellEnd"/>
      <w:ins w:id="249" w:author="Stefan Schweinberger" w:date="2025-12-15T12:10:00Z" w16du:dateUtc="2025-12-15T11:10:00Z">
        <w:r>
          <w:t xml:space="preserve"> </w:t>
        </w:r>
        <w:proofErr w:type="spellStart"/>
        <w:r>
          <w:t>important</w:t>
        </w:r>
        <w:proofErr w:type="spellEnd"/>
        <w:r>
          <w:t xml:space="preserve"> </w:t>
        </w:r>
      </w:ins>
      <w:proofErr w:type="spellStart"/>
      <w:ins w:id="250" w:author="Stefan Schweinberger" w:date="2025-12-15T12:08:00Z" w16du:dateUtc="2025-12-15T11:08:00Z">
        <w:r>
          <w:t>aspect</w:t>
        </w:r>
        <w:proofErr w:type="spellEnd"/>
        <w:r>
          <w:t xml:space="preserve"> </w:t>
        </w:r>
        <w:proofErr w:type="spellStart"/>
        <w:r>
          <w:t>of</w:t>
        </w:r>
        <w:proofErr w:type="spellEnd"/>
        <w:r>
          <w:t xml:space="preserve"> </w:t>
        </w:r>
      </w:ins>
      <w:proofErr w:type="spellStart"/>
      <w:ins w:id="251" w:author="Stefan Schweinberger" w:date="2025-12-15T12:12:00Z" w16du:dateUtc="2025-12-15T11:12:00Z">
        <w:r w:rsidR="00DF1F2D">
          <w:t>t</w:t>
        </w:r>
      </w:ins>
      <w:ins w:id="252" w:author="Stefan Schweinberger" w:date="2025-12-15T12:08:00Z" w16du:dateUtc="2025-12-15T11:08:00Z">
        <w:r>
          <w:t>he</w:t>
        </w:r>
        <w:proofErr w:type="spellEnd"/>
        <w:r>
          <w:t xml:space="preserve"> </w:t>
        </w:r>
      </w:ins>
      <w:proofErr w:type="spellStart"/>
      <w:ins w:id="253" w:author="Stefan Schweinberger" w:date="2025-12-15T12:12:00Z" w16du:dateUtc="2025-12-15T11:12:00Z">
        <w:r w:rsidR="00DF1F2D">
          <w:t>self-</w:t>
        </w:r>
      </w:ins>
      <w:ins w:id="254" w:author="Stefan Schweinberger" w:date="2025-12-15T12:08:00Z" w16du:dateUtc="2025-12-15T11:08:00Z">
        <w:r>
          <w:t>voice</w:t>
        </w:r>
      </w:ins>
      <w:proofErr w:type="spellEnd"/>
      <w:ins w:id="255" w:author="Stefan Schweinberger" w:date="2025-12-15T12:10:00Z" w16du:dateUtc="2025-12-15T11:10:00Z">
        <w:r>
          <w:t xml:space="preserve"> </w:t>
        </w:r>
        <w:proofErr w:type="spellStart"/>
        <w:r>
          <w:t>that</w:t>
        </w:r>
        <w:proofErr w:type="spellEnd"/>
        <w:r>
          <w:t xml:space="preserve"> was not </w:t>
        </w:r>
        <w:proofErr w:type="spellStart"/>
        <w:r>
          <w:t>mentioned</w:t>
        </w:r>
        <w:proofErr w:type="spellEnd"/>
        <w:r>
          <w:t xml:space="preserve"> </w:t>
        </w:r>
        <w:proofErr w:type="spellStart"/>
        <w:r>
          <w:t>by</w:t>
        </w:r>
        <w:proofErr w:type="spellEnd"/>
        <w:r>
          <w:t xml:space="preserve"> Pinheiro (2025)</w:t>
        </w:r>
      </w:ins>
      <w:ins w:id="256" w:author="Stefan Schweinberger" w:date="2025-12-15T12:12:00Z" w16du:dateUtc="2025-12-15T11:12:00Z">
        <w:r w:rsidR="00DF1F2D">
          <w:t xml:space="preserve">: </w:t>
        </w:r>
      </w:ins>
      <w:ins w:id="257" w:author="Stefan Schweinberger" w:date="2025-12-15T12:13:00Z" w16du:dateUtc="2025-12-15T11:13:00Z">
        <w:r w:rsidR="00DF1F2D">
          <w:t>I</w:t>
        </w:r>
      </w:ins>
      <w:del w:id="258" w:author="Stefan Schweinberger" w:date="2025-12-15T12:08:00Z" w16du:dateUtc="2025-12-15T11:08:00Z">
        <w:r w:rsidR="00B06630" w:rsidDel="00AA574C">
          <w:rPr>
            <w:lang w:val="en-US"/>
          </w:rPr>
          <w:delText>Another</w:delText>
        </w:r>
        <w:r w:rsidR="00725407" w:rsidDel="00AA574C">
          <w:rPr>
            <w:lang w:val="en-US"/>
          </w:rPr>
          <w:delText xml:space="preserve"> </w:delText>
        </w:r>
      </w:del>
      <w:del w:id="259" w:author="Stefan Schweinberger" w:date="2025-12-15T12:13:00Z" w16du:dateUtc="2025-12-15T11:13:00Z">
        <w:r w:rsidR="00725407" w:rsidDel="00DF1F2D">
          <w:rPr>
            <w:lang w:val="en-US"/>
          </w:rPr>
          <w:delText>point pertains to the importance of naturalness for self-voice</w:delText>
        </w:r>
        <w:r w:rsidR="00796012" w:rsidDel="00DF1F2D">
          <w:rPr>
            <w:lang w:val="en-US"/>
          </w:rPr>
          <w:delText xml:space="preserve"> assessments</w:delText>
        </w:r>
        <w:r w:rsidR="00725407" w:rsidDel="00DF1F2D">
          <w:rPr>
            <w:lang w:val="en-US"/>
          </w:rPr>
          <w:delText xml:space="preserve">. Self-voice was admittedly not </w:delText>
        </w:r>
        <w:r w:rsidR="009F23A7" w:rsidDel="00DF1F2D">
          <w:rPr>
            <w:lang w:val="en-US"/>
          </w:rPr>
          <w:delText>the primary</w:delText>
        </w:r>
        <w:r w:rsidR="00725407" w:rsidDel="00DF1F2D">
          <w:rPr>
            <w:lang w:val="en-US"/>
          </w:rPr>
          <w:delText xml:space="preserve"> focus of our </w:delText>
        </w:r>
        <w:r w:rsidR="00796012" w:rsidDel="00DF1F2D">
          <w:rPr>
            <w:lang w:val="en-US"/>
          </w:rPr>
          <w:delText>framework</w:delText>
        </w:r>
        <w:r w:rsidR="00725407" w:rsidDel="00DF1F2D">
          <w:rPr>
            <w:lang w:val="en-US"/>
          </w:rPr>
          <w:delText xml:space="preserve">, </w:delText>
        </w:r>
        <w:r w:rsidR="006E18F1" w:rsidDel="00DF1F2D">
          <w:rPr>
            <w:lang w:val="en-US"/>
          </w:rPr>
          <w:delText xml:space="preserve">but </w:delText>
        </w:r>
        <w:r w:rsidR="00B06630" w:rsidDel="00DF1F2D">
          <w:rPr>
            <w:lang w:val="en-US"/>
          </w:rPr>
          <w:delText>provided substantial motivation</w:delText>
        </w:r>
        <w:r w:rsidR="00796012" w:rsidDel="00DF1F2D">
          <w:rPr>
            <w:lang w:val="en-US"/>
          </w:rPr>
          <w:delText xml:space="preserve"> for it</w:delText>
        </w:r>
        <w:r w:rsidR="006E18F1" w:rsidDel="00DF1F2D">
          <w:rPr>
            <w:lang w:val="en-US"/>
          </w:rPr>
          <w:delText>, and was therefore arguably not overlooked</w:delText>
        </w:r>
        <w:r w:rsidR="00B06630" w:rsidDel="00DF1F2D">
          <w:rPr>
            <w:lang w:val="en-US"/>
          </w:rPr>
          <w:delText>: i</w:delText>
        </w:r>
      </w:del>
      <w:r w:rsidR="00B06630">
        <w:rPr>
          <w:lang w:val="en-US"/>
        </w:rPr>
        <w:t xml:space="preserve">n </w:t>
      </w:r>
      <w:del w:id="260" w:author="Stefan Schweinberger" w:date="2025-12-15T12:13:00Z" w16du:dateUtc="2025-12-15T11:13:00Z">
        <w:r w:rsidR="00B06630" w:rsidDel="00DF1F2D">
          <w:rPr>
            <w:lang w:val="en-US"/>
          </w:rPr>
          <w:delText xml:space="preserve">the </w:delText>
        </w:r>
      </w:del>
      <w:ins w:id="261" w:author="Stefan Schweinberger" w:date="2025-12-15T12:13:00Z" w16du:dateUtc="2025-12-15T11:13:00Z">
        <w:r w:rsidR="00DF1F2D">
          <w:rPr>
            <w:lang w:val="en-US"/>
          </w:rPr>
          <w:t xml:space="preserve">our </w:t>
        </w:r>
      </w:ins>
      <w:r w:rsidR="00B06630">
        <w:rPr>
          <w:lang w:val="en-US"/>
        </w:rPr>
        <w:t xml:space="preserve">introduction, we </w:t>
      </w:r>
      <w:r w:rsidR="00980329">
        <w:rPr>
          <w:lang w:val="en-US"/>
        </w:rPr>
        <w:t>discussed</w:t>
      </w:r>
      <w:r w:rsidR="00B06630">
        <w:rPr>
          <w:lang w:val="en-US"/>
        </w:rPr>
        <w:t xml:space="preserve"> the </w:t>
      </w:r>
      <w:del w:id="262" w:author="Stefan Schweinberger" w:date="2025-12-15T12:13:00Z" w16du:dateUtc="2025-12-15T11:13:00Z">
        <w:r w:rsidR="006E18F1" w:rsidDel="00DF1F2D">
          <w:rPr>
            <w:lang w:val="en-US"/>
          </w:rPr>
          <w:delText>recent</w:delText>
        </w:r>
        <w:r w:rsidR="00B06630" w:rsidDel="00DF1F2D">
          <w:rPr>
            <w:lang w:val="en-US"/>
          </w:rPr>
          <w:delText xml:space="preserve"> </w:delText>
        </w:r>
      </w:del>
      <w:ins w:id="263" w:author="Stefan Schweinberger" w:date="2025-12-15T12:13:00Z" w16du:dateUtc="2025-12-15T11:13:00Z">
        <w:r w:rsidR="00DF1F2D">
          <w:rPr>
            <w:lang w:val="en-US"/>
          </w:rPr>
          <w:t xml:space="preserve">seminal </w:t>
        </w:r>
      </w:ins>
      <w:r w:rsidR="00B06630">
        <w:rPr>
          <w:lang w:val="en-US"/>
        </w:rPr>
        <w:t>work</w:t>
      </w:r>
      <w:ins w:id="264" w:author="Stefan Schweinberger" w:date="2025-12-15T15:39:00Z" w16du:dateUtc="2025-12-15T14:39:00Z">
        <w:r w:rsidR="005B2265">
          <w:rPr>
            <w:lang w:val="en-US"/>
          </w:rPr>
          <w:t xml:space="preserve"> by</w:t>
        </w:r>
      </w:ins>
      <w:del w:id="265" w:author="Stefan Schweinberger" w:date="2025-12-15T15:40:00Z" w16du:dateUtc="2025-12-15T14:40:00Z">
        <w:r w:rsidR="00B06630" w:rsidDel="005B2265">
          <w:rPr>
            <w:lang w:val="en-US"/>
          </w:rPr>
          <w:delText>s</w:delText>
        </w:r>
      </w:del>
      <w:r w:rsidR="00B06630">
        <w:rPr>
          <w:lang w:val="en-US"/>
        </w:rPr>
        <w:t xml:space="preserve"> </w:t>
      </w:r>
      <w:ins w:id="266" w:author="Stefan Schweinberger" w:date="2025-12-15T12:13:00Z" w16du:dateUtc="2025-12-15T11:13:00Z">
        <w:r w:rsidR="00DF1F2D">
          <w:rPr>
            <w:lang w:val="en-US"/>
          </w:rPr>
          <w:t>Yamagishi et al. (2012</w:t>
        </w:r>
      </w:ins>
      <w:ins w:id="267" w:author="Stefan Schweinberger" w:date="2025-12-15T15:40:00Z" w16du:dateUtc="2025-12-15T14:40:00Z">
        <w:r w:rsidR="005B2265">
          <w:rPr>
            <w:lang w:val="en-US"/>
          </w:rPr>
          <w:t xml:space="preserve">; more recently </w:t>
        </w:r>
      </w:ins>
      <w:del w:id="268" w:author="Stefan Schweinberger" w:date="2025-12-15T12:13:00Z" w16du:dateUtc="2025-12-15T11:13:00Z">
        <w:r w:rsidR="00B06630" w:rsidDel="00DF1F2D">
          <w:rPr>
            <w:lang w:val="en-US"/>
          </w:rPr>
          <w:delText>of</w:delText>
        </w:r>
        <w:r w:rsidR="00796012" w:rsidDel="00DF1F2D">
          <w:rPr>
            <w:lang w:val="en-US"/>
          </w:rPr>
          <w:delText xml:space="preserve"> </w:delText>
        </w:r>
      </w:del>
      <w:sdt>
        <w:sdtPr>
          <w:rPr>
            <w:lang w:val="en-US"/>
          </w:rPr>
          <w:alias w:val="To edit, see citavi.com/edit"/>
          <w:tag w:val="CitaviPlaceholder#61d54f80-1704-49e9-bdc7-b83d126f9ff2"/>
          <w:id w:val="764725788"/>
          <w:placeholder>
            <w:docPart w:val="DefaultPlaceholder_-1854013440"/>
          </w:placeholder>
        </w:sdtPr>
        <w:sdtContent>
          <w:r w:rsidR="00796012">
            <w:rPr>
              <w:lang w:val="en-US"/>
            </w:rPr>
            <w:fldChar w:fldCharType="begin"/>
          </w:r>
          <w:r w:rsidR="00796012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2RkZDRlYmNiLTc5Y2UtNGQ1MC04ZTgzLTRkNmNiNmRhYTg5OCIsIkVudHJpZXMiOlt7IiRpZCI6IjIiLCIkdHlwZSI6IlN3aXNzQWNhZGVtaWMuQ2l0YXZpLkNpdGF0aW9ucy5Xb3JkUGxhY2Vob2xkZXJFbnRyeSwgU3dpc3NBY2FkZW1pYy5DaXRhdmkiLCJJZCI6IjUwM2RhM2YyLWRjOGItNDVjOC1hOGI2LTZhZWNjZjMzNzEyNyIsIlJhbmdlTGVuZ3RoIjoxOSwiUmVmZXJlbmNlSWQiOiJhZTgwYzVlZS01NTU3LTRlMmEtODAzMS1jYTE0MTA4MGYyMTg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zNzc5MTgzNCIsIlVyaVN0cmluZyI6Imh0dHA6Ly93d3cubmNiaS5ubG0ubmloLmdvdi9wdWJtZWQvMzc3OTE4MzQ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DNUMTQ6MzE6NTQiLCJNb2RpZmllZEJ5IjoiX0NocmlzdGluZSBOdXNzYmF1bSIsIklkIjoiZGNjODBkZmMtYWJhNy00NjRmLTk2NGUtNTQzZDBjOTJmMTlmIiwiTW9kaWZpZWRPbiI6IjIwMjQtMDctMDNUMTQ6MzE6NTQ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gwLzA3NDM0NjE4LjIwMjMuMjI2MjAzMiIsIlVyaVN0cmluZyI6Imh0dHBzOi8vZG9pLm9yZy8xMC4xMDgwLzA3NDM0NjE4LjIwMjMuMjI2MjAzM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}</w:instrText>
          </w:r>
          <w:r w:rsidR="00796012">
            <w:rPr>
              <w:lang w:val="en-US"/>
            </w:rPr>
            <w:fldChar w:fldCharType="separate"/>
          </w:r>
          <w:proofErr w:type="spellStart"/>
          <w:r w:rsidR="00796012">
            <w:rPr>
              <w:lang w:val="en-US"/>
            </w:rPr>
            <w:t>Hyppa</w:t>
          </w:r>
          <w:proofErr w:type="spellEnd"/>
          <w:r w:rsidR="00796012">
            <w:rPr>
              <w:lang w:val="en-US"/>
            </w:rPr>
            <w:t>-Martin et al.</w:t>
          </w:r>
          <w:r w:rsidR="00796012">
            <w:rPr>
              <w:lang w:val="en-US"/>
            </w:rPr>
            <w:fldChar w:fldCharType="end"/>
          </w:r>
        </w:sdtContent>
      </w:sdt>
      <w:del w:id="269" w:author="Stefan Schweinberger" w:date="2025-12-15T15:40:00Z" w16du:dateUtc="2025-12-15T14:40:00Z">
        <w:r w:rsidR="00796012" w:rsidDel="005B2265">
          <w:rPr>
            <w:lang w:val="en-US"/>
          </w:rPr>
          <w:delText xml:space="preserve"> </w:delText>
        </w:r>
      </w:del>
      <w:ins w:id="270" w:author="Stefan Schweinberger" w:date="2025-12-15T15:40:00Z" w16du:dateUtc="2025-12-15T14:40:00Z">
        <w:r w:rsidR="005B2265">
          <w:rPr>
            <w:lang w:val="en-US"/>
          </w:rPr>
          <w:t xml:space="preserve">, </w:t>
        </w:r>
      </w:ins>
      <w:sdt>
        <w:sdtPr>
          <w:rPr>
            <w:lang w:val="en-US"/>
          </w:rPr>
          <w:alias w:val="To edit, see citavi.com/edit"/>
          <w:tag w:val="CitaviPlaceholder#ddd4ebcb-79ce-4d50-8e83-4d6cb6daa898"/>
          <w:id w:val="958916362"/>
          <w:placeholder>
            <w:docPart w:val="DefaultPlaceholder_-1854013440"/>
          </w:placeholder>
        </w:sdtPr>
        <w:sdtContent>
          <w:r w:rsidR="00796012">
            <w:rPr>
              <w:lang w:val="en-US"/>
            </w:rPr>
            <w:fldChar w:fldCharType="begin"/>
          </w:r>
          <w:r w:rsidR="00796012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YxZDU0ZjgwLTE3MDQtNDllOS1iZGM3LWI4M2QxMjZmOWZmMiIsIkVudHJpZXMiOlt7IiRpZCI6IjIiLCIkdHlwZSI6IlN3aXNzQWNhZGVtaWMuQ2l0YXZpLkNpdGF0aW9ucy5Xb3JkUGxhY2Vob2xkZXJFbnRyeSwgU3dpc3NBY2FkZW1pYy5DaXRhdmkiLCJJZCI6ImEyY2M4YzMxLTdmY2YtNDQ1Zi05MTFhLTU5OGI4OGYzYmVjNSIsIlJhbmdlTGVuZ3RoIjo2LCJSZWZlcmVuY2VJZCI6ImFlODBjNWVlLTU1NTctNGUyYS04MDMxLWNhMTQxMDgwZjIxO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c3OTE4MzQiLCJVcmlTdHJpbmciOiJodHRwOi8vd3d3Lm5jYmkubmxtLm5paC5nb3YvcHVibWVkLzM3NzkxODM0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AzVDE0OjMxOjU0IiwiTW9kaWZpZWRCeSI6Il9DaHJpc3RpbmUgTnVzc2JhdW0iLCJJZCI6ImRjYzgwZGZjLWFiYTctNDY0Zi05NjRlLTU0M2QwYzkyZjE5ZiIsIk1vZGlmaWVkT24iOiIyMDI0LTA3LTAzVDE0OjMxOjU0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NzQzNDYxOC4yMDIzLjIyNjIwMzIiLCJVcmlTdHJpbmciOiJodHRwczovL2RvaS5vcmcvMTAuMTA4MC8wNzQzNDYxOC4yMDIzLjIyNjIwMz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}</w:instrText>
          </w:r>
          <w:r w:rsidR="00796012">
            <w:rPr>
              <w:lang w:val="en-US"/>
            </w:rPr>
            <w:fldChar w:fldCharType="separate"/>
          </w:r>
          <w:del w:id="271" w:author="Stefan Schweinberger" w:date="2025-12-15T15:40:00Z" w16du:dateUtc="2025-12-15T14:40:00Z">
            <w:r w:rsidR="00796012" w:rsidDel="005B2265">
              <w:rPr>
                <w:lang w:val="en-US"/>
              </w:rPr>
              <w:delText>(</w:delText>
            </w:r>
          </w:del>
          <w:r w:rsidR="00796012">
            <w:rPr>
              <w:lang w:val="en-US"/>
            </w:rPr>
            <w:t>2024)</w:t>
          </w:r>
          <w:r w:rsidR="00796012">
            <w:rPr>
              <w:lang w:val="en-US"/>
            </w:rPr>
            <w:fldChar w:fldCharType="end"/>
          </w:r>
        </w:sdtContent>
      </w:sdt>
      <w:r w:rsidR="00B06630">
        <w:rPr>
          <w:lang w:val="en-US"/>
        </w:rPr>
        <w:t xml:space="preserve">, </w:t>
      </w:r>
      <w:r w:rsidR="006E18F1">
        <w:rPr>
          <w:lang w:val="en-US"/>
        </w:rPr>
        <w:t xml:space="preserve">who </w:t>
      </w:r>
      <w:ins w:id="272" w:author="Stefan Schweinberger" w:date="2025-12-15T12:14:00Z" w16du:dateUtc="2025-12-15T11:14:00Z">
        <w:r w:rsidR="00DF1F2D">
          <w:rPr>
            <w:lang w:val="en-US"/>
          </w:rPr>
          <w:t xml:space="preserve">introduced personalized speech-synthesis technology to allow </w:t>
        </w:r>
      </w:ins>
      <w:del w:id="273" w:author="Stefan Schweinberger" w:date="2025-12-15T12:14:00Z" w16du:dateUtc="2025-12-15T11:14:00Z">
        <w:r w:rsidR="006E18F1" w:rsidDel="00DF1F2D">
          <w:rPr>
            <w:lang w:val="en-US"/>
          </w:rPr>
          <w:delText xml:space="preserve">showed how important it is to </w:delText>
        </w:r>
      </w:del>
      <w:r w:rsidR="006E18F1">
        <w:rPr>
          <w:lang w:val="en-US"/>
        </w:rPr>
        <w:t xml:space="preserve">individuals who lost their biological voice </w:t>
      </w:r>
      <w:ins w:id="274" w:author="Stefan Schweinberger" w:date="2025-12-15T12:14:00Z" w16du:dateUtc="2025-12-15T11:14:00Z">
        <w:r w:rsidR="00DF1F2D">
          <w:rPr>
            <w:lang w:val="en-US"/>
          </w:rPr>
          <w:t xml:space="preserve">(e.g., due to laryngectomy) to speak with a voice </w:t>
        </w:r>
      </w:ins>
      <w:r w:rsidR="006E18F1">
        <w:rPr>
          <w:lang w:val="en-US"/>
        </w:rPr>
        <w:t xml:space="preserve">that </w:t>
      </w:r>
      <w:del w:id="275" w:author="Stefan Schweinberger" w:date="2025-12-15T12:14:00Z" w16du:dateUtc="2025-12-15T11:14:00Z">
        <w:r w:rsidR="006E18F1" w:rsidDel="00DF1F2D">
          <w:rPr>
            <w:lang w:val="en-US"/>
          </w:rPr>
          <w:delText xml:space="preserve">personalized speech-synthesis devices </w:delText>
        </w:r>
      </w:del>
      <w:r w:rsidR="006E18F1">
        <w:rPr>
          <w:lang w:val="en-US"/>
        </w:rPr>
        <w:t>sound</w:t>
      </w:r>
      <w:ins w:id="276" w:author="Stefan Schweinberger" w:date="2025-12-15T12:15:00Z" w16du:dateUtc="2025-12-15T11:15:00Z">
        <w:r w:rsidR="00DF1F2D">
          <w:rPr>
            <w:lang w:val="en-US"/>
          </w:rPr>
          <w:t>s</w:t>
        </w:r>
      </w:ins>
      <w:r w:rsidR="006E18F1">
        <w:rPr>
          <w:lang w:val="en-US"/>
        </w:rPr>
        <w:t xml:space="preserve"> </w:t>
      </w:r>
      <w:ins w:id="277" w:author="Stefan Schweinberger" w:date="2025-12-16T00:12:00Z" w16du:dateUtc="2025-12-15T23:12:00Z">
        <w:r w:rsidR="00752D03">
          <w:rPr>
            <w:lang w:val="en-US"/>
          </w:rPr>
          <w:t xml:space="preserve">authentic </w:t>
        </w:r>
        <w:r w:rsidR="00752D03">
          <w:rPr>
            <w:lang w:val="en-US"/>
          </w:rPr>
          <w:t>a</w:t>
        </w:r>
      </w:ins>
      <w:ins w:id="278" w:author="Stefan Schweinberger" w:date="2025-12-16T00:13:00Z" w16du:dateUtc="2025-12-15T23:13:00Z">
        <w:r w:rsidR="00752D03">
          <w:rPr>
            <w:lang w:val="en-US"/>
          </w:rPr>
          <w:t xml:space="preserve">nd </w:t>
        </w:r>
      </w:ins>
      <w:r w:rsidR="006E18F1">
        <w:rPr>
          <w:lang w:val="en-US"/>
        </w:rPr>
        <w:t xml:space="preserve">like </w:t>
      </w:r>
      <w:del w:id="279" w:author="Stefan Schweinberger" w:date="2025-12-15T15:40:00Z" w16du:dateUtc="2025-12-15T14:40:00Z">
        <w:r w:rsidR="006E18F1" w:rsidDel="005B2265">
          <w:rPr>
            <w:lang w:val="en-US"/>
          </w:rPr>
          <w:delText>“</w:delText>
        </w:r>
      </w:del>
      <w:r w:rsidR="006E18F1">
        <w:rPr>
          <w:lang w:val="en-US"/>
        </w:rPr>
        <w:t>their own natural voice</w:t>
      </w:r>
      <w:del w:id="280" w:author="Stefan Schweinberger" w:date="2025-12-15T15:40:00Z" w16du:dateUtc="2025-12-15T14:40:00Z">
        <w:r w:rsidR="006E18F1" w:rsidDel="005B2265">
          <w:rPr>
            <w:lang w:val="en-US"/>
          </w:rPr>
          <w:delText>”</w:delText>
        </w:r>
      </w:del>
      <w:r w:rsidR="006E18F1">
        <w:rPr>
          <w:lang w:val="en-US"/>
        </w:rPr>
        <w:t>.</w:t>
      </w:r>
      <w:r w:rsidR="00980329">
        <w:rPr>
          <w:lang w:val="en-US"/>
        </w:rPr>
        <w:t xml:space="preserve"> </w:t>
      </w:r>
      <w:ins w:id="281" w:author="Stefan Schweinberger" w:date="2025-12-16T00:13:00Z" w16du:dateUtc="2025-12-15T23:13:00Z">
        <w:r w:rsidR="00752D03">
          <w:rPr>
            <w:lang w:val="en-US"/>
          </w:rPr>
          <w:t>We see t</w:t>
        </w:r>
      </w:ins>
      <w:ins w:id="282" w:author="Stefan Schweinberger" w:date="2025-12-15T15:40:00Z" w16du:dateUtc="2025-12-15T14:40:00Z">
        <w:r w:rsidR="005B2265">
          <w:rPr>
            <w:lang w:val="en-US"/>
          </w:rPr>
          <w:t xml:space="preserve">his </w:t>
        </w:r>
      </w:ins>
      <w:ins w:id="283" w:author="Stefan Schweinberger" w:date="2025-12-16T00:13:00Z" w16du:dateUtc="2025-12-15T23:13:00Z">
        <w:r w:rsidR="00752D03">
          <w:rPr>
            <w:lang w:val="en-US"/>
          </w:rPr>
          <w:t xml:space="preserve">as </w:t>
        </w:r>
      </w:ins>
      <w:ins w:id="284" w:author="Stefan Schweinberger" w:date="2025-12-15T15:41:00Z" w16du:dateUtc="2025-12-15T14:41:00Z">
        <w:r w:rsidR="005B2265">
          <w:rPr>
            <w:lang w:val="en-US"/>
          </w:rPr>
          <w:t xml:space="preserve">is a particularly important and relevant real-life application of self-voice research. </w:t>
        </w:r>
      </w:ins>
    </w:p>
    <w:p w14:paraId="0FC1029D" w14:textId="1273C1D2" w:rsidR="005B2265" w:rsidRPr="00890B57" w:rsidRDefault="000027CE" w:rsidP="00DF1F2D">
      <w:pPr>
        <w:rPr>
          <w:ins w:id="285" w:author="Stefan Schweinberger" w:date="2025-12-15T15:47:00Z" w16du:dateUtc="2025-12-15T14:47:00Z"/>
          <w:rPrChange w:id="286" w:author="Stefan Schweinberger" w:date="2025-12-15T15:48:00Z" w16du:dateUtc="2025-12-15T14:48:00Z">
            <w:rPr>
              <w:ins w:id="287" w:author="Stefan Schweinberger" w:date="2025-12-15T15:47:00Z" w16du:dateUtc="2025-12-15T14:47:00Z"/>
              <w:color w:val="808080" w:themeColor="background1" w:themeShade="80"/>
              <w:lang w:val="en-US"/>
            </w:rPr>
          </w:rPrChange>
        </w:rPr>
      </w:pPr>
      <w:ins w:id="288" w:author="Stefan Schweinberger" w:date="2025-12-15T18:18:00Z" w16du:dateUtc="2025-12-15T17:18:00Z">
        <w:r>
          <w:rPr>
            <w:lang w:val="en-US"/>
          </w:rPr>
          <w:t>Proceeding to</w:t>
        </w:r>
      </w:ins>
      <w:ins w:id="289" w:author="Stefan Schweinberger" w:date="2025-12-15T15:48:00Z" w16du:dateUtc="2025-12-15T14:48:00Z">
        <w:r w:rsidR="00890B57">
          <w:rPr>
            <w:lang w:val="en-US"/>
          </w:rPr>
          <w:t xml:space="preserve"> our </w:t>
        </w:r>
      </w:ins>
      <w:ins w:id="290" w:author="Stefan Schweinberger" w:date="2025-12-15T15:49:00Z" w16du:dateUtc="2025-12-15T14:49:00Z">
        <w:r w:rsidR="00890B57">
          <w:rPr>
            <w:lang w:val="en-US"/>
          </w:rPr>
          <w:t>third point</w:t>
        </w:r>
      </w:ins>
      <w:ins w:id="291" w:author="Stefan Schweinberger" w:date="2025-12-15T15:42:00Z" w16du:dateUtc="2025-12-15T14:42:00Z">
        <w:r w:rsidR="005B2265">
          <w:rPr>
            <w:lang w:val="en-US"/>
          </w:rPr>
          <w:t>, while w</w:t>
        </w:r>
      </w:ins>
      <w:ins w:id="292" w:author="Stefan Schweinberger" w:date="2025-12-15T12:15:00Z" w16du:dateUtc="2025-12-15T11:15:00Z">
        <w:r w:rsidR="00DF1F2D">
          <w:rPr>
            <w:lang w:val="en-US"/>
          </w:rPr>
          <w:t>e welcome</w:t>
        </w:r>
      </w:ins>
      <w:del w:id="293" w:author="Stefan Schweinberger" w:date="2025-12-15T12:15:00Z" w16du:dateUtc="2025-12-15T11:15:00Z">
        <w:r w:rsidR="006373C6" w:rsidDel="00DF1F2D">
          <w:rPr>
            <w:lang w:val="en-US"/>
          </w:rPr>
          <w:delText>Against this backdrop,</w:delText>
        </w:r>
      </w:del>
      <w:r w:rsidR="006373C6">
        <w:rPr>
          <w:lang w:val="en-US"/>
        </w:rPr>
        <w:t xml:space="preserve"> </w:t>
      </w:r>
      <w:r w:rsidR="009F23A7">
        <w:rPr>
          <w:lang w:val="en-US"/>
        </w:rPr>
        <w:t xml:space="preserve">Pinheiro’s call for more scientific attention towards </w:t>
      </w:r>
      <w:del w:id="294" w:author="Stefan Schweinberger" w:date="2025-12-15T12:15:00Z" w16du:dateUtc="2025-12-15T11:15:00Z">
        <w:r w:rsidR="009F23A7" w:rsidDel="00DF1F2D">
          <w:rPr>
            <w:lang w:val="en-US"/>
          </w:rPr>
          <w:delText xml:space="preserve">the </w:delText>
        </w:r>
      </w:del>
      <w:r w:rsidR="009F23A7">
        <w:rPr>
          <w:lang w:val="en-US"/>
        </w:rPr>
        <w:t>multifaceted aspects that contribute to the impression of a voice as one’s own</w:t>
      </w:r>
      <w:del w:id="295" w:author="Stefan Schweinberger" w:date="2025-12-15T12:16:00Z" w16du:dateUtc="2025-12-15T11:16:00Z">
        <w:r w:rsidR="009F23A7" w:rsidDel="00DF1F2D">
          <w:rPr>
            <w:lang w:val="en-US"/>
          </w:rPr>
          <w:delText xml:space="preserve"> is very valid</w:delText>
        </w:r>
      </w:del>
      <w:del w:id="296" w:author="Stefan Schweinberger" w:date="2025-12-15T15:42:00Z" w16du:dateUtc="2025-12-15T14:42:00Z">
        <w:r w:rsidR="009F23A7" w:rsidDel="005B2265">
          <w:rPr>
            <w:lang w:val="en-US"/>
          </w:rPr>
          <w:delText xml:space="preserve">. </w:delText>
        </w:r>
      </w:del>
      <w:ins w:id="297" w:author="Stefan Schweinberger" w:date="2025-12-15T12:16:00Z" w16du:dateUtc="2025-12-15T11:16:00Z">
        <w:r w:rsidR="00DF1F2D">
          <w:rPr>
            <w:lang w:val="en-US"/>
          </w:rPr>
          <w:t xml:space="preserve">, closer contact with Nussbaum et al. (2025) reveals how this </w:t>
        </w:r>
      </w:ins>
      <w:ins w:id="298" w:author="Stefan Schweinberger" w:date="2025-12-16T00:13:00Z" w16du:dateUtc="2025-12-15T23:13:00Z">
        <w:r w:rsidR="00752D03">
          <w:rPr>
            <w:lang w:val="en-US"/>
          </w:rPr>
          <w:t xml:space="preserve">call </w:t>
        </w:r>
      </w:ins>
      <w:del w:id="299" w:author="Stefan Schweinberger" w:date="2025-12-15T12:17:00Z" w16du:dateUtc="2025-12-15T11:17:00Z">
        <w:r w:rsidR="009F23A7" w:rsidDel="00DF1F2D">
          <w:rPr>
            <w:lang w:val="en-US"/>
          </w:rPr>
          <w:delText xml:space="preserve">Even more so, it </w:delText>
        </w:r>
      </w:del>
      <w:r w:rsidR="009F23A7">
        <w:rPr>
          <w:lang w:val="en-US"/>
        </w:rPr>
        <w:t>can be easily integrated into the existing framework</w:t>
      </w:r>
      <w:ins w:id="300" w:author="Stefan Schweinberger" w:date="2025-12-15T12:17:00Z" w16du:dateUtc="2025-12-15T11:17:00Z">
        <w:r w:rsidR="00DF1F2D">
          <w:rPr>
            <w:lang w:val="en-US"/>
          </w:rPr>
          <w:t xml:space="preserve">. Specifically, </w:t>
        </w:r>
      </w:ins>
      <w:del w:id="301" w:author="Stefan Schweinberger" w:date="2025-12-15T12:18:00Z" w16du:dateUtc="2025-12-15T11:18:00Z">
        <w:r w:rsidR="009F23A7" w:rsidDel="00DF1F2D">
          <w:rPr>
            <w:lang w:val="en-US"/>
          </w:rPr>
          <w:delText xml:space="preserve">: in our paper, </w:delText>
        </w:r>
      </w:del>
      <w:del w:id="302" w:author="Stefan Schweinberger" w:date="2025-12-15T15:43:00Z" w16du:dateUtc="2025-12-15T14:43:00Z">
        <w:r w:rsidR="009F23A7" w:rsidDel="005B2265">
          <w:rPr>
            <w:lang w:val="en-US"/>
          </w:rPr>
          <w:delText>we</w:delText>
        </w:r>
      </w:del>
      <w:ins w:id="303" w:author="Stefan Schweinberger" w:date="2025-12-15T15:43:00Z" w16du:dateUtc="2025-12-15T14:43:00Z">
        <w:r w:rsidR="005B2265">
          <w:rPr>
            <w:lang w:val="en-US"/>
          </w:rPr>
          <w:t>our</w:t>
        </w:r>
      </w:ins>
      <w:r w:rsidR="009F23A7">
        <w:rPr>
          <w:lang w:val="en-US"/>
        </w:rPr>
        <w:t xml:space="preserve"> </w:t>
      </w:r>
      <w:del w:id="304" w:author="Stefan Schweinberger" w:date="2025-12-15T15:43:00Z" w16du:dateUtc="2025-12-15T14:43:00Z">
        <w:r w:rsidR="009F23A7" w:rsidDel="005B2265">
          <w:rPr>
            <w:lang w:val="en-US"/>
          </w:rPr>
          <w:delText xml:space="preserve">proposed a </w:delText>
        </w:r>
      </w:del>
      <w:r w:rsidR="009F23A7">
        <w:rPr>
          <w:lang w:val="en-US"/>
        </w:rPr>
        <w:t>conceptual distinction between naturalness and authenticity</w:t>
      </w:r>
      <w:del w:id="305" w:author="Stefan Schweinberger" w:date="2025-12-15T15:43:00Z" w16du:dateUtc="2025-12-15T14:43:00Z">
        <w:r w:rsidR="009F23A7" w:rsidDel="005B2265">
          <w:rPr>
            <w:lang w:val="en-US"/>
          </w:rPr>
          <w:delText>.</w:delText>
        </w:r>
      </w:del>
      <w:del w:id="306" w:author="Stefan Schweinberger" w:date="2025-12-15T12:18:00Z" w16du:dateUtc="2025-12-15T11:18:00Z">
        <w:r w:rsidR="009F23A7" w:rsidDel="00DF1F2D">
          <w:rPr>
            <w:lang w:val="en-US"/>
          </w:rPr>
          <w:delText xml:space="preserve"> W</w:delText>
        </w:r>
      </w:del>
      <w:del w:id="307" w:author="Stefan Schweinberger" w:date="2025-12-15T15:43:00Z" w16du:dateUtc="2025-12-15T14:43:00Z">
        <w:r w:rsidR="009F23A7" w:rsidDel="005B2265">
          <w:rPr>
            <w:lang w:val="en-US"/>
          </w:rPr>
          <w:delText>hereas naturalness refers to the holistic impression of a voice</w:delText>
        </w:r>
        <w:r w:rsidR="00EC49EB" w:rsidDel="005B2265">
          <w:rPr>
            <w:lang w:val="en-US"/>
          </w:rPr>
          <w:delText xml:space="preserve"> </w:delText>
        </w:r>
      </w:del>
      <w:del w:id="308" w:author="Stefan Schweinberger" w:date="2025-12-15T12:18:00Z" w16du:dateUtc="2025-12-15T11:18:00Z">
        <w:r w:rsidR="00EC49EB" w:rsidDel="00DF1F2D">
          <w:rPr>
            <w:lang w:val="en-US"/>
          </w:rPr>
          <w:delText xml:space="preserve">(i.e. “does a voice sound </w:delText>
        </w:r>
      </w:del>
      <w:del w:id="309" w:author="Stefan Schweinberger" w:date="2025-12-15T15:43:00Z" w16du:dateUtc="2025-12-15T14:43:00Z">
        <w:r w:rsidR="00EC49EB" w:rsidDel="005B2265">
          <w:rPr>
            <w:lang w:val="en-US"/>
          </w:rPr>
          <w:delText>natural or unnatural</w:delText>
        </w:r>
      </w:del>
      <w:del w:id="310" w:author="Stefan Schweinberger" w:date="2025-12-15T12:18:00Z" w16du:dateUtc="2025-12-15T11:18:00Z">
        <w:r w:rsidR="00796012" w:rsidDel="00DF1F2D">
          <w:rPr>
            <w:lang w:val="en-US"/>
          </w:rPr>
          <w:delText>?</w:delText>
        </w:r>
        <w:r w:rsidR="00EC49EB" w:rsidDel="00DF1F2D">
          <w:rPr>
            <w:lang w:val="en-US"/>
          </w:rPr>
          <w:delText>”)</w:delText>
        </w:r>
      </w:del>
      <w:r w:rsidR="009F23A7">
        <w:rPr>
          <w:lang w:val="en-US"/>
        </w:rPr>
        <w:t>,</w:t>
      </w:r>
      <w:r w:rsidR="00EC49EB">
        <w:rPr>
          <w:lang w:val="en-US"/>
        </w:rPr>
        <w:t xml:space="preserve"> </w:t>
      </w:r>
      <w:ins w:id="311" w:author="Stefan Schweinberger" w:date="2025-12-15T15:43:00Z" w16du:dateUtc="2025-12-15T14:43:00Z">
        <w:r w:rsidR="005B2265">
          <w:rPr>
            <w:lang w:val="en-US"/>
          </w:rPr>
          <w:t xml:space="preserve">in which </w:t>
        </w:r>
      </w:ins>
      <w:r w:rsidR="00EC49EB">
        <w:rPr>
          <w:lang w:val="en-US"/>
        </w:rPr>
        <w:t xml:space="preserve">authenticity </w:t>
      </w:r>
      <w:del w:id="312" w:author="Stefan Schweinberger" w:date="2025-12-15T15:43:00Z" w16du:dateUtc="2025-12-15T14:43:00Z">
        <w:r w:rsidR="00EC49EB" w:rsidDel="005B2265">
          <w:rPr>
            <w:lang w:val="en-US"/>
          </w:rPr>
          <w:delText>has been used to</w:delText>
        </w:r>
      </w:del>
      <w:ins w:id="313" w:author="Stefan Schweinberger" w:date="2025-12-15T15:43:00Z" w16du:dateUtc="2025-12-15T14:43:00Z">
        <w:r w:rsidR="005B2265">
          <w:rPr>
            <w:lang w:val="en-US"/>
          </w:rPr>
          <w:t>can</w:t>
        </w:r>
      </w:ins>
      <w:r w:rsidR="00EC49EB">
        <w:rPr>
          <w:lang w:val="en-US"/>
        </w:rPr>
        <w:t xml:space="preserve"> refer to specific social signals, such as emotion, gender or identity (i.e. “does this voice sound like an authentic expression of anger</w:t>
      </w:r>
      <w:r w:rsidR="00796012">
        <w:rPr>
          <w:lang w:val="en-US"/>
        </w:rPr>
        <w:t>?</w:t>
      </w:r>
      <w:r w:rsidR="00EC49EB">
        <w:rPr>
          <w:lang w:val="en-US"/>
        </w:rPr>
        <w:t>”)</w:t>
      </w:r>
      <w:ins w:id="314" w:author="Stefan Schweinberger" w:date="2025-12-15T15:43:00Z" w16du:dateUtc="2025-12-15T14:43:00Z">
        <w:r w:rsidR="005B2265">
          <w:rPr>
            <w:lang w:val="en-US"/>
          </w:rPr>
          <w:t xml:space="preserve">, represents an </w:t>
        </w:r>
      </w:ins>
      <w:ins w:id="315" w:author="Stefan Schweinberger" w:date="2025-12-15T15:44:00Z" w16du:dateUtc="2025-12-15T14:44:00Z">
        <w:r w:rsidR="005B2265">
          <w:rPr>
            <w:lang w:val="en-US"/>
          </w:rPr>
          <w:t>obvious e</w:t>
        </w:r>
      </w:ins>
      <w:ins w:id="316" w:author="Stefan Schweinberger" w:date="2025-12-15T15:43:00Z" w16du:dateUtc="2025-12-15T14:43:00Z">
        <w:r w:rsidR="005B2265">
          <w:rPr>
            <w:lang w:val="en-US"/>
          </w:rPr>
          <w:t>ntry point</w:t>
        </w:r>
      </w:ins>
      <w:r w:rsidR="00EC49EB">
        <w:rPr>
          <w:lang w:val="en-US"/>
        </w:rPr>
        <w:t xml:space="preserve">. </w:t>
      </w:r>
      <w:del w:id="317" w:author="Stefan Schweinberger" w:date="2025-12-15T15:44:00Z" w16du:dateUtc="2025-12-15T14:44:00Z">
        <w:r w:rsidR="00EC49EB" w:rsidDel="005B2265">
          <w:rPr>
            <w:lang w:val="en-US"/>
          </w:rPr>
          <w:delText xml:space="preserve">Identity authenticity, specifically, </w:delText>
        </w:r>
        <w:r w:rsidR="00EC49EB" w:rsidRPr="00EC49EB" w:rsidDel="005B2265">
          <w:rPr>
            <w:lang w:val="en-US"/>
          </w:rPr>
          <w:delText>is assessed with regard to a specific speaker</w:delText>
        </w:r>
        <w:r w:rsidR="00EC49EB" w:rsidDel="005B2265">
          <w:rPr>
            <w:lang w:val="en-US"/>
          </w:rPr>
          <w:delText xml:space="preserve">: “does this voice sound authentically like </w:delText>
        </w:r>
        <w:r w:rsidR="00796012" w:rsidDel="005B2265">
          <w:rPr>
            <w:lang w:val="en-US"/>
          </w:rPr>
          <w:delText>speaker</w:delText>
        </w:r>
        <w:r w:rsidR="00EC49EB" w:rsidDel="005B2265">
          <w:rPr>
            <w:lang w:val="en-US"/>
          </w:rPr>
          <w:delText xml:space="preserve"> X?”. </w:delText>
        </w:r>
        <w:r w:rsidR="004773F4" w:rsidDel="005B2265">
          <w:rPr>
            <w:lang w:val="en-US"/>
          </w:rPr>
          <w:delText>In that vein</w:delText>
        </w:r>
        <w:r w:rsidR="00EC49EB" w:rsidDel="005B2265">
          <w:rPr>
            <w:lang w:val="en-US"/>
          </w:rPr>
          <w:delText>, s</w:delText>
        </w:r>
      </w:del>
      <w:ins w:id="318" w:author="Stefan Schweinberger" w:date="2025-12-15T15:44:00Z" w16du:dateUtc="2025-12-15T14:44:00Z">
        <w:r w:rsidR="005B2265">
          <w:rPr>
            <w:lang w:val="en-US"/>
          </w:rPr>
          <w:t>S</w:t>
        </w:r>
      </w:ins>
      <w:r w:rsidR="00EC49EB">
        <w:rPr>
          <w:lang w:val="en-US"/>
        </w:rPr>
        <w:t>elf-voice assessment</w:t>
      </w:r>
      <w:r w:rsidR="00796012">
        <w:rPr>
          <w:lang w:val="en-US"/>
        </w:rPr>
        <w:t>s</w:t>
      </w:r>
      <w:r w:rsidR="00EC49EB">
        <w:rPr>
          <w:lang w:val="en-US"/>
        </w:rPr>
        <w:t xml:space="preserve"> can be seen as a </w:t>
      </w:r>
      <w:ins w:id="319" w:author="Stefan Schweinberger" w:date="2025-12-15T15:44:00Z" w16du:dateUtc="2025-12-15T14:44:00Z">
        <w:r w:rsidR="005B2265">
          <w:rPr>
            <w:lang w:val="en-US"/>
          </w:rPr>
          <w:t xml:space="preserve">highly </w:t>
        </w:r>
      </w:ins>
      <w:r w:rsidR="00EC49EB">
        <w:rPr>
          <w:lang w:val="en-US"/>
        </w:rPr>
        <w:t xml:space="preserve">special case of identity authenticity: “does this voice authentically sound like me?”. </w:t>
      </w:r>
      <w:r w:rsidR="00464168">
        <w:rPr>
          <w:lang w:val="en-US"/>
        </w:rPr>
        <w:t xml:space="preserve">Note that this does not imply that self-voice assessment is </w:t>
      </w:r>
      <w:del w:id="320" w:author="Stefan Schweinberger" w:date="2025-12-15T15:45:00Z" w16du:dateUtc="2025-12-15T14:45:00Z">
        <w:r w:rsidR="004773F4" w:rsidDel="005B2265">
          <w:rPr>
            <w:lang w:val="en-US"/>
          </w:rPr>
          <w:delText xml:space="preserve">just </w:delText>
        </w:r>
        <w:r w:rsidR="00464168" w:rsidDel="005B2265">
          <w:rPr>
            <w:lang w:val="en-US"/>
          </w:rPr>
          <w:delText>the same as</w:delText>
        </w:r>
      </w:del>
      <w:ins w:id="321" w:author="Stefan Schweinberger" w:date="2025-12-15T15:45:00Z" w16du:dateUtc="2025-12-15T14:45:00Z">
        <w:r w:rsidR="005B2265">
          <w:rPr>
            <w:lang w:val="en-US"/>
          </w:rPr>
          <w:t>equivalent to</w:t>
        </w:r>
      </w:ins>
      <w:r w:rsidR="00464168">
        <w:rPr>
          <w:lang w:val="en-US"/>
        </w:rPr>
        <w:t xml:space="preserve"> assessment of authenticity for other speakers’ identities. </w:t>
      </w:r>
      <w:del w:id="322" w:author="Stefan Schweinberger" w:date="2025-12-15T15:45:00Z" w16du:dateUtc="2025-12-15T14:45:00Z">
        <w:r w:rsidR="00464168" w:rsidDel="005B2265">
          <w:rPr>
            <w:lang w:val="en-US"/>
          </w:rPr>
          <w:delText>Quite the contrary,</w:delText>
        </w:r>
      </w:del>
      <w:del w:id="323" w:author="Stefan Schweinberger" w:date="2025-12-15T15:46:00Z" w16du:dateUtc="2025-12-15T14:46:00Z">
        <w:r w:rsidR="00464168" w:rsidDel="005B2265">
          <w:rPr>
            <w:lang w:val="en-US"/>
          </w:rPr>
          <w:delText xml:space="preserve"> </w:delText>
        </w:r>
      </w:del>
      <w:sdt>
        <w:sdtPr>
          <w:rPr>
            <w:lang w:val="en-US"/>
          </w:rPr>
          <w:alias w:val="To edit, see citavi.com/edit"/>
          <w:tag w:val="CitaviPlaceholder#3236e627-3639-495e-8f12-82c8fef38767"/>
          <w:id w:val="-857263981"/>
          <w:placeholder>
            <w:docPart w:val="DefaultPlaceholder_-1854013440"/>
          </w:placeholder>
        </w:sdtPr>
        <w:sdtContent>
          <w:r w:rsidR="00796012">
            <w:rPr>
              <w:lang w:val="en-US"/>
            </w:rPr>
            <w:fldChar w:fldCharType="begin"/>
          </w:r>
          <w:r w:rsidR="00796012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gxN2VkNzk4LTA1Y2YtNGI3OS05NGQ3LTg2OTRhOGU1ODAyNiIsIkVudHJpZXMiOlt7IiRpZCI6IjIiLCIkdHlwZSI6IlN3aXNzQWNhZGVtaWMuQ2l0YXZpLkNpdGF0aW9ucy5Xb3JkUGxhY2Vob2xkZXJFbnRyeSwgU3dpc3NBY2FkZW1pYy5DaXRhdmkiLCJJZCI6ImU5NTllNWI1LWY4ODktNGJhYS05NjI1LTUwZTlkMGFjMzZkMyIsIlJhbmdlTGVuZ3RoIjo4LCJSZWZlcmVuY2VJZCI6IjU0NTUyMjJiLWEyNmEtNGRlNS04YzM2LWZkMTY3MzI5Njk2YSIsIk5vUGFyIjp0cnVlLCJQZXJzb25Pbmx5Ijp0cnVl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SIsIkNpdGF0aW9uS2V5VXBkYXRlVHlwZSI6MCwiQ29sbGFib3JhdG9ycyI6W10sIkRvaSI6IjEwLjExMjEvMTAuMDAzOTkyN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yNjM2MzIiLCJVcmlTdHJpbmciOiJodHRwOi8vd3d3Lm5jYmkubmxtLm5paC5nb3YvcHVibWVkLzQxMjYzNjMy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eHVqdWlmZmhuNXMydHBtNzNrNWxsbjQ4eGsxajEwcDRiYzdzbDJvIiwiQ3JlYXRlZE9uIjoiMjAyNS0xMi0xMFQxMjo0NToxNVoiLCJNb2RpZmllZEJ5IjoieHVqdWlmZmhuNXMydHBtNzNrNWxsbjQ4eGsxajEwcDRiYzdzbDJvIiwiSWQiOiI1OTU1NjQxMC1mYTYyLTRkNTUtYTQwMy0xMzJmZGY2ODFmNmEiLCJNb2RpZmllZE9uIjoiMjAyNS0xMi0xMFQxMjo0NToxNVo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jEwLjExMjEvMTAuMDAzOTkyNyIsIlVyaVN0cmluZyI6Imh0dHBzOi8vZG9pLm9yZy8xMC4xMTIxLzEwLjAwMzk5Mjc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}</w:instrText>
          </w:r>
          <w:r w:rsidR="00796012">
            <w:rPr>
              <w:lang w:val="en-US"/>
            </w:rPr>
            <w:fldChar w:fldCharType="separate"/>
          </w:r>
          <w:r w:rsidR="00796012">
            <w:rPr>
              <w:lang w:val="en-US"/>
            </w:rPr>
            <w:t>Pinheiro</w:t>
          </w:r>
          <w:r w:rsidR="00796012">
            <w:rPr>
              <w:lang w:val="en-US"/>
            </w:rPr>
            <w:fldChar w:fldCharType="end"/>
          </w:r>
        </w:sdtContent>
      </w:sdt>
      <w:r w:rsidR="00796012">
        <w:rPr>
          <w:lang w:val="en-US"/>
        </w:rPr>
        <w:t xml:space="preserve"> </w:t>
      </w:r>
      <w:sdt>
        <w:sdtPr>
          <w:rPr>
            <w:lang w:val="en-US"/>
          </w:rPr>
          <w:alias w:val="To edit, see citavi.com/edit"/>
          <w:tag w:val="CitaviPlaceholder#817ed798-05cf-4b79-94d7-8694a8e58026"/>
          <w:id w:val="-1508820829"/>
          <w:placeholder>
            <w:docPart w:val="DefaultPlaceholder_-1854013440"/>
          </w:placeholder>
        </w:sdtPr>
        <w:sdtContent>
          <w:r w:rsidR="00796012">
            <w:rPr>
              <w:lang w:val="en-US"/>
            </w:rPr>
            <w:fldChar w:fldCharType="begin"/>
          </w:r>
          <w:r w:rsidR="00796012">
            <w:rPr>
              <w:lang w:val="en-US"/>
            </w:rPr>
            <w:instrText>ADDIN CitaviPlaceholder{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4dWp1aWZmaG41czJ0cG03M2s1bGxuNDh4azFqMTBwNGJjN3NsMm8iLCJDcmVhdGVkT24iOiIyMDI1LTEyLTEwVDEyOjQ1OjE1WiIsIk1vZGlmaWVkQnkiOiJ4dWp1aWZmaG41czJ0cG03M2s1bGxuNDh4azFqMTBwNGJjN3NsMm8iLCJJZCI6IjU5NTU2NDEwLWZhNjItNGQ1NS1hNDAzLTEzMmZkZjY4MWY2YSIsIk1vZGlmaWVkT24iOiIyMDI1LTEyLTEwVDEyOjQ1OjE1Wi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EyMS8xMC4wMDM5OTI3IiwiVXJpU3RyaW5nIjoiaHR0cHM6Ly9kb2kub3JnLzEwLjExMjEvMTAuMDAzOTkyNy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}</w:instrText>
          </w:r>
          <w:r w:rsidR="00796012">
            <w:rPr>
              <w:lang w:val="en-US"/>
            </w:rPr>
            <w:fldChar w:fldCharType="separate"/>
          </w:r>
          <w:r w:rsidR="00796012">
            <w:rPr>
              <w:lang w:val="en-US"/>
            </w:rPr>
            <w:t>(2025)</w:t>
          </w:r>
          <w:r w:rsidR="00796012">
            <w:rPr>
              <w:lang w:val="en-US"/>
            </w:rPr>
            <w:fldChar w:fldCharType="end"/>
          </w:r>
        </w:sdtContent>
      </w:sdt>
      <w:r w:rsidR="00464168">
        <w:rPr>
          <w:lang w:val="en-US"/>
        </w:rPr>
        <w:t xml:space="preserve"> listed several reasons why the self-voice </w:t>
      </w:r>
      <w:del w:id="324" w:author="Stefan Schweinberger" w:date="2025-12-15T15:46:00Z" w16du:dateUtc="2025-12-15T14:46:00Z">
        <w:r w:rsidR="00464168" w:rsidDel="005B2265">
          <w:rPr>
            <w:lang w:val="en-US"/>
          </w:rPr>
          <w:delText>is indeed</w:delText>
        </w:r>
      </w:del>
      <w:ins w:id="325" w:author="Stefan Schweinberger" w:date="2025-12-15T15:46:00Z" w16du:dateUtc="2025-12-15T14:46:00Z">
        <w:r w:rsidR="005B2265">
          <w:rPr>
            <w:lang w:val="en-US"/>
          </w:rPr>
          <w:t>could be</w:t>
        </w:r>
      </w:ins>
      <w:r w:rsidR="00464168">
        <w:rPr>
          <w:lang w:val="en-US"/>
        </w:rPr>
        <w:t xml:space="preserve"> a special case, such as sensorimotor contingencies</w:t>
      </w:r>
      <w:del w:id="326" w:author="Stefan Schweinberger" w:date="2025-12-15T15:46:00Z" w16du:dateUtc="2025-12-15T14:46:00Z">
        <w:r w:rsidR="00464168" w:rsidDel="005B2265">
          <w:rPr>
            <w:lang w:val="en-US"/>
          </w:rPr>
          <w:delText xml:space="preserve">, </w:delText>
        </w:r>
      </w:del>
      <w:ins w:id="327" w:author="Stefan Schweinberger" w:date="2025-12-15T15:46:00Z" w16du:dateUtc="2025-12-15T14:46:00Z">
        <w:r w:rsidR="005B2265">
          <w:rPr>
            <w:lang w:val="en-US"/>
          </w:rPr>
          <w:t xml:space="preserve"> or </w:t>
        </w:r>
      </w:ins>
      <w:r w:rsidR="00464168">
        <w:rPr>
          <w:lang w:val="en-US"/>
        </w:rPr>
        <w:t>perceived sense of agency</w:t>
      </w:r>
      <w:del w:id="328" w:author="Stefan Schweinberger" w:date="2025-12-15T15:46:00Z" w16du:dateUtc="2025-12-15T14:46:00Z">
        <w:r w:rsidR="00464168" w:rsidDel="005B2265">
          <w:rPr>
            <w:lang w:val="en-US"/>
          </w:rPr>
          <w:delText>, as well as motivational and emotional aspects</w:delText>
        </w:r>
      </w:del>
      <w:r w:rsidR="00464168">
        <w:rPr>
          <w:lang w:val="en-US"/>
        </w:rPr>
        <w:t xml:space="preserve">. </w:t>
      </w:r>
      <w:ins w:id="329" w:author="Stefan Schweinberger" w:date="2025-12-16T00:14:00Z" w16du:dateUtc="2025-12-15T23:14:00Z">
        <w:r w:rsidR="00387362">
          <w:rPr>
            <w:lang w:val="en-US"/>
          </w:rPr>
          <w:t>We do not object</w:t>
        </w:r>
      </w:ins>
      <w:ins w:id="330" w:author="Stefan Schweinberger" w:date="2025-12-15T15:47:00Z" w16du:dateUtc="2025-12-15T14:47:00Z">
        <w:r w:rsidR="005B2265">
          <w:rPr>
            <w:lang w:val="en-US"/>
          </w:rPr>
          <w:t xml:space="preserve">, </w:t>
        </w:r>
      </w:ins>
      <w:ins w:id="331" w:author="Stefan Schweinberger" w:date="2025-12-16T00:14:00Z" w16du:dateUtc="2025-12-15T23:14:00Z">
        <w:r w:rsidR="00387362">
          <w:rPr>
            <w:lang w:val="en-US"/>
          </w:rPr>
          <w:t xml:space="preserve">but </w:t>
        </w:r>
      </w:ins>
      <w:ins w:id="332" w:author="Stefan Schweinberger" w:date="2025-12-16T00:15:00Z" w16du:dateUtc="2025-12-15T23:15:00Z">
        <w:r w:rsidR="00387362">
          <w:rPr>
            <w:lang w:val="en-US"/>
          </w:rPr>
          <w:t xml:space="preserve">we quite </w:t>
        </w:r>
      </w:ins>
      <w:ins w:id="333" w:author="Stefan Schweinberger" w:date="2025-12-16T00:14:00Z" w16du:dateUtc="2025-12-15T23:14:00Z">
        <w:r w:rsidR="00387362">
          <w:rPr>
            <w:lang w:val="en-US"/>
          </w:rPr>
          <w:t xml:space="preserve">simply </w:t>
        </w:r>
      </w:ins>
      <w:ins w:id="334" w:author="Stefan Schweinberger" w:date="2025-12-16T00:15:00Z" w16du:dateUtc="2025-12-15T23:15:00Z">
        <w:r w:rsidR="00387362">
          <w:rPr>
            <w:lang w:val="en-US"/>
          </w:rPr>
          <w:t xml:space="preserve">find that </w:t>
        </w:r>
      </w:ins>
      <w:ins w:id="335" w:author="Stefan Schweinberger" w:date="2025-12-15T15:47:00Z" w16du:dateUtc="2025-12-15T14:47:00Z">
        <w:r w:rsidR="005B2265">
          <w:rPr>
            <w:lang w:val="en-US"/>
          </w:rPr>
          <w:t>more systematic research and c</w:t>
        </w:r>
      </w:ins>
      <w:del w:id="336" w:author="Stefan Schweinberger" w:date="2025-12-15T15:46:00Z" w16du:dateUtc="2025-12-15T14:46:00Z">
        <w:r w:rsidR="00464168" w:rsidDel="005B2265">
          <w:rPr>
            <w:lang w:val="en-US"/>
          </w:rPr>
          <w:delText>But the</w:delText>
        </w:r>
      </w:del>
      <w:del w:id="337" w:author="Stefan Schweinberger" w:date="2025-12-15T15:47:00Z" w16du:dateUtc="2025-12-15T14:47:00Z">
        <w:r w:rsidR="00464168" w:rsidDel="005B2265">
          <w:rPr>
            <w:lang w:val="en-US"/>
          </w:rPr>
          <w:delText xml:space="preserve"> c</w:delText>
        </w:r>
      </w:del>
      <w:r w:rsidR="00464168">
        <w:rPr>
          <w:lang w:val="en-US"/>
        </w:rPr>
        <w:t xml:space="preserve">onceptual clarification </w:t>
      </w:r>
      <w:ins w:id="338" w:author="Stefan Schweinberger" w:date="2025-12-15T15:47:00Z" w16du:dateUtc="2025-12-15T14:47:00Z">
        <w:r w:rsidR="005B2265">
          <w:rPr>
            <w:lang w:val="en-US"/>
          </w:rPr>
          <w:t>is needed</w:t>
        </w:r>
      </w:ins>
      <w:del w:id="339" w:author="Stefan Schweinberger" w:date="2025-12-15T15:47:00Z" w16du:dateUtc="2025-12-15T14:47:00Z">
        <w:r w:rsidR="00464168" w:rsidDel="005B2265">
          <w:rPr>
            <w:lang w:val="en-US"/>
          </w:rPr>
          <w:delText>helps</w:delText>
        </w:r>
      </w:del>
      <w:r w:rsidR="00464168">
        <w:rPr>
          <w:lang w:val="en-US"/>
        </w:rPr>
        <w:t xml:space="preserve"> to link it consistently to the concepts of voice naturalness and authenticity</w:t>
      </w:r>
      <w:r w:rsidR="00884D27">
        <w:rPr>
          <w:lang w:val="en-US"/>
        </w:rPr>
        <w:t xml:space="preserve">. </w:t>
      </w:r>
      <w:del w:id="340" w:author="Stefan Schweinberger" w:date="2025-12-16T00:15:00Z" w16du:dateUtc="2025-12-15T23:15:00Z">
        <w:r w:rsidR="00464168" w:rsidRPr="00884D27" w:rsidDel="00387362">
          <w:rPr>
            <w:color w:val="808080" w:themeColor="background1" w:themeShade="80"/>
            <w:lang w:val="en-US"/>
          </w:rPr>
          <w:delText>,</w:delText>
        </w:r>
      </w:del>
    </w:p>
    <w:p w14:paraId="6A8A0E27" w14:textId="548ED09E" w:rsidR="005B2265" w:rsidRPr="00387362" w:rsidRDefault="00890B57" w:rsidP="00DF1F2D">
      <w:pPr>
        <w:rPr>
          <w:ins w:id="341" w:author="Stefan Schweinberger" w:date="2025-12-15T15:49:00Z" w16du:dateUtc="2025-12-15T14:49:00Z"/>
          <w:lang w:val="en-US"/>
          <w:rPrChange w:id="342" w:author="Stefan Schweinberger" w:date="2025-12-16T00:16:00Z" w16du:dateUtc="2025-12-15T23:16:00Z">
            <w:rPr>
              <w:ins w:id="343" w:author="Stefan Schweinberger" w:date="2025-12-15T15:49:00Z" w16du:dateUtc="2025-12-15T14:49:00Z"/>
              <w:color w:val="808080" w:themeColor="background1" w:themeShade="80"/>
              <w:lang w:val="en-US"/>
            </w:rPr>
          </w:rPrChange>
        </w:rPr>
      </w:pPr>
      <w:ins w:id="344" w:author="Stefan Schweinberger" w:date="2025-12-15T15:50:00Z" w16du:dateUtc="2025-12-15T14:50:00Z">
        <w:r w:rsidRPr="00387362">
          <w:rPr>
            <w:lang w:val="en-US"/>
            <w:rPrChange w:id="345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lastRenderedPageBreak/>
          <w:t xml:space="preserve">Regarding our fourth point, the </w:t>
        </w:r>
      </w:ins>
      <w:ins w:id="346" w:author="Stefan Schweinberger" w:date="2025-12-16T00:17:00Z" w16du:dateUtc="2025-12-15T23:17:00Z">
        <w:r w:rsidR="00387362">
          <w:rPr>
            <w:lang w:val="en-US"/>
          </w:rPr>
          <w:t xml:space="preserve">relatively </w:t>
        </w:r>
      </w:ins>
      <w:ins w:id="347" w:author="Stefan Schweinberger" w:date="2025-12-15T15:50:00Z" w16du:dateUtc="2025-12-15T14:50:00Z">
        <w:r w:rsidRPr="00387362">
          <w:rPr>
            <w:lang w:val="en-US"/>
            <w:rPrChange w:id="348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short </w:t>
        </w:r>
      </w:ins>
      <w:ins w:id="349" w:author="Stefan Schweinberger" w:date="2025-12-16T00:17:00Z" w16du:dateUtc="2025-12-15T23:17:00Z">
        <w:r w:rsidR="00387362">
          <w:rPr>
            <w:lang w:val="en-US"/>
          </w:rPr>
          <w:t xml:space="preserve">but intense </w:t>
        </w:r>
      </w:ins>
      <w:ins w:id="350" w:author="Stefan Schweinberger" w:date="2025-12-15T15:50:00Z" w16du:dateUtc="2025-12-15T14:50:00Z">
        <w:r w:rsidRPr="00387362">
          <w:rPr>
            <w:lang w:val="en-US"/>
            <w:rPrChange w:id="351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history of voice perception research </w:t>
        </w:r>
      </w:ins>
      <w:ins w:id="352" w:author="Stefan Schweinberger" w:date="2025-12-15T18:00:00Z" w16du:dateUtc="2025-12-15T17:00:00Z">
        <w:r w:rsidR="00594347" w:rsidRPr="00387362">
          <w:rPr>
            <w:lang w:val="en-US"/>
            <w:rPrChange w:id="353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(</w:t>
        </w:r>
        <w:proofErr w:type="spellStart"/>
        <w:r w:rsidR="00594347" w:rsidRPr="00387362">
          <w:rPr>
            <w:lang w:val="en-US"/>
            <w:rPrChange w:id="354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Frühholz</w:t>
        </w:r>
        <w:proofErr w:type="spellEnd"/>
        <w:r w:rsidR="00594347" w:rsidRPr="00387362">
          <w:rPr>
            <w:lang w:val="en-US"/>
            <w:rPrChange w:id="355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 &amp; Belin, 2019) </w:t>
        </w:r>
      </w:ins>
      <w:ins w:id="356" w:author="Stefan Schweinberger" w:date="2025-12-15T15:50:00Z" w16du:dateUtc="2025-12-15T14:50:00Z">
        <w:r w:rsidRPr="00387362">
          <w:rPr>
            <w:lang w:val="en-US"/>
            <w:rPrChange w:id="357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has taught us </w:t>
        </w:r>
      </w:ins>
      <w:ins w:id="358" w:author="Stefan Schweinberger" w:date="2025-12-15T15:51:00Z" w16du:dateUtc="2025-12-15T14:51:00Z">
        <w:r w:rsidRPr="00387362">
          <w:rPr>
            <w:lang w:val="en-US"/>
            <w:rPrChange w:id="359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that the human brain treats voices (just like faces) as sources of information about real persons</w:t>
        </w:r>
      </w:ins>
      <w:ins w:id="360" w:author="Stefan Schweinberger" w:date="2025-12-16T00:17:00Z" w16du:dateUtc="2025-12-15T23:17:00Z">
        <w:r w:rsidR="00387362">
          <w:rPr>
            <w:lang w:val="en-US"/>
          </w:rPr>
          <w:t>. I</w:t>
        </w:r>
      </w:ins>
      <w:ins w:id="361" w:author="Stefan Schweinberger" w:date="2025-12-16T00:18:00Z" w16du:dateUtc="2025-12-15T23:18:00Z">
        <w:r w:rsidR="00387362">
          <w:rPr>
            <w:lang w:val="en-US"/>
          </w:rPr>
          <w:t>n fact</w:t>
        </w:r>
      </w:ins>
      <w:ins w:id="362" w:author="Stefan Schweinberger" w:date="2025-12-15T15:51:00Z" w16du:dateUtc="2025-12-15T14:51:00Z">
        <w:r w:rsidRPr="00387362">
          <w:rPr>
            <w:lang w:val="en-US"/>
            <w:rPrChange w:id="363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, numerous examples</w:t>
        </w:r>
      </w:ins>
      <w:ins w:id="364" w:author="Stefan Schweinberger" w:date="2025-12-16T00:18:00Z" w16du:dateUtc="2025-12-15T23:18:00Z">
        <w:r w:rsidR="00387362">
          <w:rPr>
            <w:lang w:val="en-US"/>
          </w:rPr>
          <w:t xml:space="preserve"> exist</w:t>
        </w:r>
      </w:ins>
      <w:ins w:id="365" w:author="Stefan Schweinberger" w:date="2025-12-15T15:51:00Z" w16du:dateUtc="2025-12-15T14:51:00Z">
        <w:r w:rsidRPr="00387362">
          <w:rPr>
            <w:lang w:val="en-US"/>
            <w:rPrChange w:id="366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 for how voice perception theory has b</w:t>
        </w:r>
      </w:ins>
      <w:ins w:id="367" w:author="Stefan Schweinberger" w:date="2025-12-15T15:52:00Z" w16du:dateUtc="2025-12-15T14:52:00Z">
        <w:r w:rsidRPr="00387362">
          <w:rPr>
            <w:lang w:val="en-US"/>
            <w:rPrChange w:id="368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enefited from inspiration from face perception research. Despite a few limitations in detail (e.g. Schirmer, </w:t>
        </w:r>
      </w:ins>
      <w:ins w:id="369" w:author="Stefan Schweinberger" w:date="2025-12-16T00:36:00Z" w16du:dateUtc="2025-12-15T23:36:00Z">
        <w:r w:rsidR="000E06AA">
          <w:rPr>
            <w:lang w:val="en-US"/>
          </w:rPr>
          <w:t xml:space="preserve">2018; </w:t>
        </w:r>
      </w:ins>
      <w:ins w:id="370" w:author="Stefan Schweinberger" w:date="2025-12-15T15:52:00Z" w16du:dateUtc="2025-12-15T14:52:00Z">
        <w:r w:rsidRPr="00387362">
          <w:rPr>
            <w:lang w:val="en-US"/>
            <w:rPrChange w:id="371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Young et al., 2020), this may be best</w:t>
        </w:r>
      </w:ins>
      <w:ins w:id="372" w:author="Stefan Schweinberger" w:date="2025-12-15T15:53:00Z" w16du:dateUtc="2025-12-15T14:53:00Z">
        <w:r w:rsidRPr="00387362">
          <w:rPr>
            <w:lang w:val="en-US"/>
            <w:rPrChange w:id="373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 represented by the “auditory face” model of</w:t>
        </w:r>
      </w:ins>
      <w:ins w:id="374" w:author="Stefan Schweinberger" w:date="2025-12-15T15:50:00Z" w16du:dateUtc="2025-12-15T14:50:00Z">
        <w:r w:rsidRPr="00387362">
          <w:rPr>
            <w:lang w:val="en-US"/>
            <w:rPrChange w:id="375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 voice per</w:t>
        </w:r>
      </w:ins>
      <w:ins w:id="376" w:author="Stefan Schweinberger" w:date="2025-12-15T15:51:00Z" w16du:dateUtc="2025-12-15T14:51:00Z">
        <w:r w:rsidRPr="00387362">
          <w:rPr>
            <w:lang w:val="en-US"/>
            <w:rPrChange w:id="377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ception </w:t>
        </w:r>
      </w:ins>
      <w:ins w:id="378" w:author="Stefan Schweinberger" w:date="2025-12-15T15:53:00Z" w16du:dateUtc="2025-12-15T14:53:00Z">
        <w:r w:rsidRPr="00387362">
          <w:rPr>
            <w:lang w:val="en-US"/>
            <w:rPrChange w:id="379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(Belin</w:t>
        </w:r>
      </w:ins>
      <w:ins w:id="380" w:author="Stefan Schweinberger" w:date="2025-12-16T00:35:00Z" w16du:dateUtc="2025-12-15T23:35:00Z">
        <w:r w:rsidR="000E06AA">
          <w:rPr>
            <w:lang w:val="en-US"/>
          </w:rPr>
          <w:t xml:space="preserve"> et al., 2011</w:t>
        </w:r>
      </w:ins>
      <w:ins w:id="381" w:author="Stefan Schweinberger" w:date="2025-12-15T15:53:00Z" w16du:dateUtc="2025-12-15T14:53:00Z">
        <w:r w:rsidRPr="00387362">
          <w:rPr>
            <w:lang w:val="en-US"/>
            <w:rPrChange w:id="382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). </w:t>
        </w:r>
      </w:ins>
      <w:ins w:id="383" w:author="Stefan Schweinberger" w:date="2025-12-15T15:54:00Z" w16du:dateUtc="2025-12-15T14:54:00Z">
        <w:r w:rsidR="00805463" w:rsidRPr="00387362">
          <w:rPr>
            <w:lang w:val="en-US"/>
            <w:rPrChange w:id="384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Ironically, </w:t>
        </w:r>
      </w:ins>
      <w:ins w:id="385" w:author="Stefan Schweinberger" w:date="2025-12-16T00:51:00Z" w16du:dateUtc="2025-12-15T23:51:00Z">
        <w:r w:rsidR="00950004">
          <w:rPr>
            <w:lang w:val="en-US"/>
          </w:rPr>
          <w:t xml:space="preserve">even </w:t>
        </w:r>
      </w:ins>
      <w:ins w:id="386" w:author="Stefan Schweinberger" w:date="2025-12-15T15:54:00Z" w16du:dateUtc="2025-12-15T14:54:00Z">
        <w:r w:rsidR="00805463" w:rsidRPr="00387362">
          <w:rPr>
            <w:lang w:val="en-US"/>
            <w:rPrChange w:id="387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after decades of research s</w:t>
        </w:r>
      </w:ins>
      <w:ins w:id="388" w:author="Stefan Schweinberger" w:date="2025-12-15T15:53:00Z" w16du:dateUtc="2025-12-15T14:53:00Z">
        <w:r w:rsidR="00805463" w:rsidRPr="00387362">
          <w:rPr>
            <w:lang w:val="en-US"/>
            <w:rPrChange w:id="389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elf-face perception research </w:t>
        </w:r>
      </w:ins>
      <w:ins w:id="390" w:author="Stefan Schweinberger" w:date="2025-12-16T00:51:00Z" w16du:dateUtc="2025-12-15T23:51:00Z">
        <w:r w:rsidR="00950004">
          <w:rPr>
            <w:lang w:val="en-US"/>
          </w:rPr>
          <w:t>(Keenan et al., 2000; Sui &amp; Humphreys, 201</w:t>
        </w:r>
      </w:ins>
      <w:ins w:id="391" w:author="Stefan Schweinberger" w:date="2025-12-16T00:54:00Z" w16du:dateUtc="2025-12-15T23:54:00Z">
        <w:r w:rsidR="0077454E">
          <w:rPr>
            <w:lang w:val="en-US"/>
          </w:rPr>
          <w:t>7</w:t>
        </w:r>
      </w:ins>
      <w:ins w:id="392" w:author="Stefan Schweinberger" w:date="2025-12-16T00:51:00Z" w16du:dateUtc="2025-12-15T23:51:00Z">
        <w:r w:rsidR="00950004">
          <w:rPr>
            <w:lang w:val="en-US"/>
          </w:rPr>
          <w:t>) is confronted with</w:t>
        </w:r>
      </w:ins>
      <w:ins w:id="393" w:author="Stefan Schweinberger" w:date="2025-12-15T15:54:00Z" w16du:dateUtc="2025-12-15T14:54:00Z">
        <w:r w:rsidR="00805463" w:rsidRPr="00387362">
          <w:rPr>
            <w:lang w:val="en-US"/>
            <w:rPrChange w:id="394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 </w:t>
        </w:r>
      </w:ins>
      <w:ins w:id="395" w:author="Stefan Schweinberger" w:date="2025-12-16T00:49:00Z" w16du:dateUtc="2025-12-15T23:49:00Z">
        <w:r w:rsidR="00950004">
          <w:rPr>
            <w:lang w:val="en-US"/>
          </w:rPr>
          <w:t>modality-specific</w:t>
        </w:r>
      </w:ins>
      <w:ins w:id="396" w:author="Stefan Schweinberger" w:date="2025-12-15T15:54:00Z" w16du:dateUtc="2025-12-15T14:54:00Z">
        <w:r w:rsidR="00805463" w:rsidRPr="00387362">
          <w:rPr>
            <w:lang w:val="en-US"/>
            <w:rPrChange w:id="397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 challenges </w:t>
        </w:r>
      </w:ins>
      <w:ins w:id="398" w:author="Stefan Schweinberger" w:date="2025-12-16T00:49:00Z" w16du:dateUtc="2025-12-15T23:49:00Z">
        <w:r w:rsidR="00950004">
          <w:rPr>
            <w:lang w:val="en-US"/>
          </w:rPr>
          <w:t xml:space="preserve">that </w:t>
        </w:r>
      </w:ins>
      <w:ins w:id="399" w:author="Stefan Schweinberger" w:date="2025-12-16T00:54:00Z" w16du:dateUtc="2025-12-15T23:54:00Z">
        <w:r w:rsidR="0077454E">
          <w:rPr>
            <w:lang w:val="en-US"/>
          </w:rPr>
          <w:t xml:space="preserve">are </w:t>
        </w:r>
      </w:ins>
      <w:ins w:id="400" w:author="Stefan Schweinberger" w:date="2025-12-16T00:49:00Z" w16du:dateUtc="2025-12-15T23:49:00Z">
        <w:r w:rsidR="00950004">
          <w:rPr>
            <w:lang w:val="en-US"/>
          </w:rPr>
          <w:t xml:space="preserve">reminiscent of those in </w:t>
        </w:r>
      </w:ins>
      <w:ins w:id="401" w:author="Stefan Schweinberger" w:date="2025-12-15T15:55:00Z" w16du:dateUtc="2025-12-15T14:55:00Z">
        <w:r w:rsidR="00805463" w:rsidRPr="00387362">
          <w:rPr>
            <w:lang w:val="en-US"/>
            <w:rPrChange w:id="402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self-voice perception research. For instance, the self-face seen in the mirror is a horizontal reversal of the self-face when seen on photo or video</w:t>
        </w:r>
      </w:ins>
      <w:ins w:id="403" w:author="Stefan Schweinberger" w:date="2025-12-16T00:50:00Z" w16du:dateUtc="2025-12-15T23:50:00Z">
        <w:r w:rsidR="00950004">
          <w:rPr>
            <w:lang w:val="en-US"/>
          </w:rPr>
          <w:t xml:space="preserve">, which </w:t>
        </w:r>
      </w:ins>
      <w:ins w:id="404" w:author="Stefan Schweinberger" w:date="2025-12-16T00:54:00Z" w16du:dateUtc="2025-12-15T23:54:00Z">
        <w:r w:rsidR="0077454E">
          <w:rPr>
            <w:lang w:val="en-US"/>
          </w:rPr>
          <w:t>is thought to</w:t>
        </w:r>
      </w:ins>
      <w:ins w:id="405" w:author="Stefan Schweinberger" w:date="2025-12-16T00:50:00Z" w16du:dateUtc="2025-12-15T23:50:00Z">
        <w:r w:rsidR="00950004">
          <w:rPr>
            <w:lang w:val="en-US"/>
          </w:rPr>
          <w:t xml:space="preserve"> contribute to changes in perceived naturalness. </w:t>
        </w:r>
      </w:ins>
      <w:ins w:id="406" w:author="Stefan Schweinberger" w:date="2025-12-16T00:55:00Z" w16du:dateUtc="2025-12-15T23:55:00Z">
        <w:r w:rsidR="0077454E">
          <w:rPr>
            <w:lang w:val="en-US"/>
          </w:rPr>
          <w:t>But a</w:t>
        </w:r>
      </w:ins>
      <w:ins w:id="407" w:author="Stefan Schweinberger" w:date="2025-12-15T18:01:00Z" w16du:dateUtc="2025-12-15T17:01:00Z">
        <w:r w:rsidR="00594347" w:rsidRPr="00387362">
          <w:rPr>
            <w:lang w:val="en-US"/>
            <w:rPrChange w:id="408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nother important aspect of self-voice, and one </w:t>
        </w:r>
      </w:ins>
      <w:ins w:id="409" w:author="Stefan Schweinberger" w:date="2025-12-15T18:02:00Z" w16du:dateUtc="2025-12-15T17:02:00Z">
        <w:r w:rsidR="00594347" w:rsidRPr="00387362">
          <w:rPr>
            <w:lang w:val="en-US"/>
            <w:rPrChange w:id="410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that is not mentioned by Pinheiro, is kinship recognition. Kinship recognition is deeply </w:t>
        </w:r>
      </w:ins>
      <w:ins w:id="411" w:author="Stefan Schweinberger" w:date="2025-12-15T18:01:00Z" w16du:dateUtc="2025-12-15T17:01:00Z">
        <w:r w:rsidR="00594347" w:rsidRPr="00387362">
          <w:rPr>
            <w:lang w:val="en-US"/>
            <w:rPrChange w:id="412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rooted in our biology</w:t>
        </w:r>
      </w:ins>
      <w:ins w:id="413" w:author="Stefan Schweinberger" w:date="2025-12-15T18:03:00Z" w16du:dateUtc="2025-12-15T17:03:00Z">
        <w:r w:rsidR="00594347" w:rsidRPr="00387362">
          <w:rPr>
            <w:lang w:val="en-US"/>
            <w:rPrChange w:id="414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 (</w:t>
        </w:r>
      </w:ins>
      <w:ins w:id="415" w:author="Stefan Schweinberger" w:date="2025-12-15T18:04:00Z" w16du:dateUtc="2025-12-15T17:04:00Z">
        <w:r w:rsidR="00594347" w:rsidRPr="00387362">
          <w:rPr>
            <w:lang w:val="en-US"/>
            <w:rPrChange w:id="416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Porter, 1998; Mateo, 2015)</w:t>
        </w:r>
      </w:ins>
      <w:ins w:id="417" w:author="Stefan Schweinberger" w:date="2025-12-15T18:02:00Z" w16du:dateUtc="2025-12-15T17:02:00Z">
        <w:r w:rsidR="00594347" w:rsidRPr="00387362">
          <w:rPr>
            <w:lang w:val="en-US"/>
            <w:rPrChange w:id="418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, and is well-studied in </w:t>
        </w:r>
      </w:ins>
      <w:ins w:id="419" w:author="Stefan Schweinberger" w:date="2025-12-15T18:03:00Z" w16du:dateUtc="2025-12-15T17:03:00Z">
        <w:r w:rsidR="00594347" w:rsidRPr="00387362">
          <w:rPr>
            <w:lang w:val="en-US"/>
            <w:rPrChange w:id="420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the face domain (</w:t>
        </w:r>
      </w:ins>
      <w:ins w:id="421" w:author="Stefan Schweinberger" w:date="2025-12-16T01:11:00Z" w16du:dateUtc="2025-12-16T00:11:00Z">
        <w:r w:rsidR="007151D5">
          <w:rPr>
            <w:lang w:val="en-US"/>
          </w:rPr>
          <w:t xml:space="preserve">e.g., </w:t>
        </w:r>
      </w:ins>
      <w:ins w:id="422" w:author="Stefan Schweinberger" w:date="2025-12-15T18:03:00Z" w16du:dateUtc="2025-12-15T17:03:00Z">
        <w:r w:rsidR="00594347" w:rsidRPr="00387362">
          <w:rPr>
            <w:lang w:val="en-US"/>
            <w:rPrChange w:id="423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Dal Martello &amp; Maloney, 2006; De </w:t>
        </w:r>
        <w:proofErr w:type="spellStart"/>
        <w:r w:rsidR="00594347" w:rsidRPr="00387362">
          <w:rPr>
            <w:lang w:val="en-US"/>
            <w:rPrChange w:id="424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Bruine</w:t>
        </w:r>
      </w:ins>
      <w:proofErr w:type="spellEnd"/>
      <w:ins w:id="425" w:author="Stefan Schweinberger" w:date="2025-12-16T01:11:00Z" w16du:dateUtc="2025-12-16T00:11:00Z">
        <w:r w:rsidR="007151D5">
          <w:rPr>
            <w:lang w:val="en-US"/>
          </w:rPr>
          <w:t xml:space="preserve"> et al.</w:t>
        </w:r>
      </w:ins>
      <w:ins w:id="426" w:author="Stefan Schweinberger" w:date="2025-12-15T18:03:00Z" w16du:dateUtc="2025-12-15T17:03:00Z">
        <w:r w:rsidR="00594347" w:rsidRPr="00387362">
          <w:rPr>
            <w:lang w:val="en-US"/>
            <w:rPrChange w:id="427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, 200</w:t>
        </w:r>
      </w:ins>
      <w:ins w:id="428" w:author="Stefan Schweinberger" w:date="2025-12-16T01:11:00Z" w16du:dateUtc="2025-12-16T00:11:00Z">
        <w:r w:rsidR="007151D5">
          <w:rPr>
            <w:lang w:val="en-US"/>
          </w:rPr>
          <w:t>9</w:t>
        </w:r>
      </w:ins>
      <w:ins w:id="429" w:author="Stefan Schweinberger" w:date="2025-12-15T18:03:00Z" w16du:dateUtc="2025-12-15T17:03:00Z">
        <w:r w:rsidR="00594347" w:rsidRPr="00387362">
          <w:rPr>
            <w:lang w:val="en-US"/>
            <w:rPrChange w:id="430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), but </w:t>
        </w:r>
      </w:ins>
      <w:ins w:id="431" w:author="Stefan Schweinberger" w:date="2025-12-16T01:11:00Z" w16du:dateUtc="2025-12-16T00:11:00Z">
        <w:r w:rsidR="007151D5">
          <w:rPr>
            <w:lang w:val="en-US"/>
          </w:rPr>
          <w:t xml:space="preserve">is </w:t>
        </w:r>
      </w:ins>
      <w:ins w:id="432" w:author="Stefan Schweinberger" w:date="2025-12-15T18:04:00Z" w16du:dateUtc="2025-12-15T17:04:00Z">
        <w:r w:rsidR="00594347" w:rsidRPr="00387362">
          <w:rPr>
            <w:lang w:val="en-US"/>
            <w:rPrChange w:id="433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virtually </w:t>
        </w:r>
      </w:ins>
      <w:ins w:id="434" w:author="Stefan Schweinberger" w:date="2025-12-15T18:05:00Z" w16du:dateUtc="2025-12-15T17:05:00Z">
        <w:r w:rsidR="00594347" w:rsidRPr="00387362">
          <w:rPr>
            <w:lang w:val="en-US"/>
            <w:rPrChange w:id="435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unstudied </w:t>
        </w:r>
      </w:ins>
      <w:ins w:id="436" w:author="Stefan Schweinberger" w:date="2025-12-15T18:03:00Z" w16du:dateUtc="2025-12-15T17:03:00Z">
        <w:r w:rsidR="00594347" w:rsidRPr="00387362">
          <w:rPr>
            <w:lang w:val="en-US"/>
            <w:rPrChange w:id="437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in </w:t>
        </w:r>
      </w:ins>
      <w:ins w:id="438" w:author="Stefan Schweinberger" w:date="2025-12-15T18:05:00Z" w16du:dateUtc="2025-12-15T17:05:00Z">
        <w:r w:rsidR="00594347" w:rsidRPr="00387362">
          <w:rPr>
            <w:lang w:val="en-US"/>
            <w:rPrChange w:id="439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human </w:t>
        </w:r>
      </w:ins>
      <w:ins w:id="440" w:author="Stefan Schweinberger" w:date="2025-12-15T18:03:00Z" w16du:dateUtc="2025-12-15T17:03:00Z">
        <w:r w:rsidR="00594347" w:rsidRPr="00387362">
          <w:rPr>
            <w:lang w:val="en-US"/>
            <w:rPrChange w:id="441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voice perception</w:t>
        </w:r>
      </w:ins>
      <w:ins w:id="442" w:author="Stefan Schweinberger" w:date="2025-12-15T18:05:00Z" w16du:dateUtc="2025-12-15T17:05:00Z">
        <w:r w:rsidR="00594347" w:rsidRPr="00387362">
          <w:rPr>
            <w:lang w:val="en-US"/>
            <w:rPrChange w:id="443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. At the same time, there are good reasons to believe that perceived self-similarity is one of the</w:t>
        </w:r>
      </w:ins>
      <w:ins w:id="444" w:author="Stefan Schweinberger" w:date="2025-12-15T18:06:00Z" w16du:dateUtc="2025-12-15T17:06:00Z">
        <w:r w:rsidR="00594347" w:rsidRPr="00387362">
          <w:rPr>
            <w:lang w:val="en-US"/>
            <w:rPrChange w:id="445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 key mechanisms of kinship recognition (</w:t>
        </w:r>
      </w:ins>
      <w:ins w:id="446" w:author="Stefan Schweinberger" w:date="2025-12-15T18:08:00Z" w16du:dateUtc="2025-12-15T17:08:00Z">
        <w:r w:rsidR="00594347" w:rsidRPr="00387362">
          <w:rPr>
            <w:lang w:val="en-US"/>
            <w:rPrChange w:id="447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>De</w:t>
        </w:r>
      </w:ins>
      <w:ins w:id="448" w:author="Stefan Schweinberger" w:date="2025-12-15T18:09:00Z" w16du:dateUtc="2025-12-15T17:09:00Z">
        <w:r w:rsidR="00594347" w:rsidRPr="00387362">
          <w:rPr>
            <w:lang w:val="en-US"/>
            <w:rPrChange w:id="449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Bruine, </w:t>
        </w:r>
      </w:ins>
      <w:ins w:id="450" w:author="Stefan Schweinberger" w:date="2025-12-16T01:11:00Z" w16du:dateUtc="2025-12-16T00:11:00Z">
        <w:r w:rsidR="007151D5">
          <w:rPr>
            <w:lang w:val="en-US"/>
          </w:rPr>
          <w:t>200</w:t>
        </w:r>
      </w:ins>
      <w:ins w:id="451" w:author="Stefan Schweinberger" w:date="2025-12-16T01:18:00Z" w16du:dateUtc="2025-12-16T00:18:00Z">
        <w:r w:rsidR="005868F3">
          <w:rPr>
            <w:lang w:val="en-US"/>
          </w:rPr>
          <w:t>2</w:t>
        </w:r>
      </w:ins>
      <w:ins w:id="452" w:author="Stefan Schweinberger" w:date="2025-12-16T01:11:00Z" w16du:dateUtc="2025-12-16T00:11:00Z">
        <w:r w:rsidR="007151D5">
          <w:rPr>
            <w:lang w:val="en-US"/>
          </w:rPr>
          <w:t xml:space="preserve">; </w:t>
        </w:r>
      </w:ins>
      <w:ins w:id="453" w:author="Stefan Schweinberger" w:date="2025-12-15T18:06:00Z" w16du:dateUtc="2025-12-15T17:06:00Z">
        <w:r w:rsidR="00594347" w:rsidRPr="00387362">
          <w:rPr>
            <w:lang w:val="en-US"/>
            <w:rPrChange w:id="454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Tsuchiya &amp; Schweinberger, 2022), and that </w:t>
        </w:r>
      </w:ins>
      <w:ins w:id="455" w:author="Stefan Schweinberger" w:date="2025-12-15T18:07:00Z" w16du:dateUtc="2025-12-15T17:07:00Z">
        <w:r w:rsidR="00594347" w:rsidRPr="00387362">
          <w:rPr>
            <w:lang w:val="en-US"/>
            <w:rPrChange w:id="456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brain mechanisms for </w:t>
        </w:r>
      </w:ins>
      <w:ins w:id="457" w:author="Stefan Schweinberger" w:date="2025-12-15T18:08:00Z" w16du:dateUtc="2025-12-15T17:08:00Z">
        <w:r w:rsidR="00594347" w:rsidRPr="00387362">
          <w:rPr>
            <w:lang w:val="en-US"/>
            <w:rPrChange w:id="458" w:author="Stefan Schweinberger" w:date="2025-12-16T00:16:00Z" w16du:dateUtc="2025-12-15T23:16:00Z">
              <w:rPr>
                <w:color w:val="808080" w:themeColor="background1" w:themeShade="80"/>
                <w:lang w:val="en-US"/>
              </w:rPr>
            </w:rPrChange>
          </w:rPr>
          <w:t xml:space="preserve">discriminating self and kin from unfamiliar persons may be partially overlapping (Platek et al., 2009). </w:t>
        </w:r>
      </w:ins>
    </w:p>
    <w:p w14:paraId="2AC5CE4A" w14:textId="67ABFFBC" w:rsidR="00890B57" w:rsidRPr="00387362" w:rsidRDefault="00890B57" w:rsidP="00DF1F2D">
      <w:pPr>
        <w:rPr>
          <w:ins w:id="459" w:author="Stefan Schweinberger" w:date="2025-12-15T15:47:00Z" w16du:dateUtc="2025-12-15T14:47:00Z"/>
          <w:lang w:val="en-US"/>
          <w:rPrChange w:id="460" w:author="Stefan Schweinberger" w:date="2025-12-16T00:15:00Z" w16du:dateUtc="2025-12-15T23:15:00Z">
            <w:rPr>
              <w:ins w:id="461" w:author="Stefan Schweinberger" w:date="2025-12-15T15:47:00Z" w16du:dateUtc="2025-12-15T14:47:00Z"/>
              <w:color w:val="808080" w:themeColor="background1" w:themeShade="80"/>
              <w:lang w:val="en-US"/>
            </w:rPr>
          </w:rPrChange>
        </w:rPr>
      </w:pPr>
      <w:ins w:id="462" w:author="Stefan Schweinberger" w:date="2025-12-15T15:49:00Z" w16du:dateUtc="2025-12-15T14:49:00Z">
        <w:r w:rsidRPr="00387362">
          <w:rPr>
            <w:lang w:val="en-US"/>
            <w:rPrChange w:id="463" w:author="Stefan Schweinberger" w:date="2025-12-16T00:16:00Z" w16du:dateUtc="2025-12-15T23:16:00Z">
              <w:rPr/>
            </w:rPrChange>
          </w:rPr>
          <w:t xml:space="preserve">In </w:t>
        </w:r>
      </w:ins>
      <w:proofErr w:type="spellStart"/>
      <w:ins w:id="464" w:author="Stefan Schweinberger" w:date="2025-12-15T15:56:00Z" w16du:dateUtc="2025-12-15T14:56:00Z">
        <w:r w:rsidR="00E0659A" w:rsidRPr="00387362">
          <w:rPr>
            <w:lang w:val="en-US"/>
            <w:rPrChange w:id="465" w:author="Stefan Schweinberger" w:date="2025-12-16T00:16:00Z" w16du:dateUtc="2025-12-15T23:16:00Z">
              <w:rPr/>
            </w:rPrChange>
          </w:rPr>
          <w:t>conclusion</w:t>
        </w:r>
      </w:ins>
      <w:proofErr w:type="spellEnd"/>
      <w:ins w:id="466" w:author="Stefan Schweinberger" w:date="2025-12-15T15:49:00Z" w16du:dateUtc="2025-12-15T14:49:00Z">
        <w:r w:rsidRPr="00387362">
          <w:rPr>
            <w:lang w:val="en-US"/>
            <w:rPrChange w:id="467" w:author="Stefan Schweinberger" w:date="2025-12-16T00:16:00Z" w16du:dateUtc="2025-12-15T23:16:00Z">
              <w:rPr/>
            </w:rPrChange>
          </w:rPr>
          <w:t xml:space="preserve">, </w:t>
        </w:r>
      </w:ins>
      <w:ins w:id="468" w:author="Stefan Schweinberger" w:date="2025-12-15T15:56:00Z" w16du:dateUtc="2025-12-15T14:56:00Z">
        <w:r w:rsidR="00E0659A" w:rsidRPr="00387362">
          <w:rPr>
            <w:lang w:val="en-US"/>
            <w:rPrChange w:id="469" w:author="Stefan Schweinberger" w:date="2025-12-16T00:16:00Z" w16du:dateUtc="2025-12-15T23:16:00Z">
              <w:rPr/>
            </w:rPrChange>
          </w:rPr>
          <w:t xml:space="preserve">we have identified </w:t>
        </w:r>
      </w:ins>
      <w:ins w:id="470" w:author="Stefan Schweinberger" w:date="2025-12-15T15:49:00Z" w16du:dateUtc="2025-12-15T14:49:00Z">
        <w:r w:rsidRPr="00387362">
          <w:rPr>
            <w:lang w:val="en-US"/>
            <w:rPrChange w:id="471" w:author="Stefan Schweinberger" w:date="2025-12-16T00:16:00Z" w16du:dateUtc="2025-12-15T23:16:00Z">
              <w:rPr/>
            </w:rPrChange>
          </w:rPr>
          <w:t xml:space="preserve">current challenges for self-relevance </w:t>
        </w:r>
        <w:proofErr w:type="spellStart"/>
        <w:r w:rsidRPr="00387362">
          <w:rPr>
            <w:lang w:val="en-US"/>
            <w:rPrChange w:id="472" w:author="Stefan Schweinberger" w:date="2025-12-16T00:16:00Z" w16du:dateUtc="2025-12-15T23:16:00Z">
              <w:rPr/>
            </w:rPrChange>
          </w:rPr>
          <w:t>to</w:t>
        </w:r>
        <w:proofErr w:type="spellEnd"/>
        <w:r w:rsidRPr="00387362">
          <w:rPr>
            <w:lang w:val="en-US"/>
            <w:rPrChange w:id="473" w:author="Stefan Schweinberger" w:date="2025-12-16T00:16:00Z" w16du:dateUtc="2025-12-15T23:16:00Z">
              <w:rPr/>
            </w:rPrChange>
          </w:rPr>
          <w:t xml:space="preserve"> </w:t>
        </w:r>
        <w:proofErr w:type="spellStart"/>
        <w:r w:rsidRPr="00387362">
          <w:rPr>
            <w:lang w:val="en-US"/>
            <w:rPrChange w:id="474" w:author="Stefan Schweinberger" w:date="2025-12-16T00:16:00Z" w16du:dateUtc="2025-12-15T23:16:00Z">
              <w:rPr/>
            </w:rPrChange>
          </w:rPr>
          <w:t>become</w:t>
        </w:r>
        <w:proofErr w:type="spellEnd"/>
        <w:r w:rsidRPr="00387362">
          <w:rPr>
            <w:lang w:val="en-US"/>
            <w:rPrChange w:id="475" w:author="Stefan Schweinberger" w:date="2025-12-16T00:16:00Z" w16du:dateUtc="2025-12-15T23:16:00Z">
              <w:rPr/>
            </w:rPrChange>
          </w:rPr>
          <w:t xml:space="preserve"> </w:t>
        </w:r>
        <w:proofErr w:type="spellStart"/>
        <w:r w:rsidRPr="00387362">
          <w:rPr>
            <w:lang w:val="en-US"/>
            <w:rPrChange w:id="476" w:author="Stefan Schweinberger" w:date="2025-12-16T00:16:00Z" w16du:dateUtc="2025-12-15T23:16:00Z">
              <w:rPr/>
            </w:rPrChange>
          </w:rPr>
          <w:t>more</w:t>
        </w:r>
        <w:proofErr w:type="spellEnd"/>
        <w:r w:rsidRPr="00387362">
          <w:rPr>
            <w:lang w:val="en-US"/>
            <w:rPrChange w:id="477" w:author="Stefan Schweinberger" w:date="2025-12-16T00:16:00Z" w16du:dateUtc="2025-12-15T23:16:00Z">
              <w:rPr/>
            </w:rPrChange>
          </w:rPr>
          <w:t xml:space="preserve"> relevant in voice naturalness research</w:t>
        </w:r>
      </w:ins>
      <w:ins w:id="478" w:author="Stefan Schweinberger" w:date="2025-12-15T15:57:00Z" w16du:dateUtc="2025-12-15T14:57:00Z">
        <w:r w:rsidR="00E0659A" w:rsidRPr="00387362">
          <w:rPr>
            <w:lang w:val="en-US"/>
            <w:rPrChange w:id="479" w:author="Stefan Schweinberger" w:date="2025-12-16T00:16:00Z" w16du:dateUtc="2025-12-15T23:16:00Z">
              <w:rPr/>
            </w:rPrChange>
          </w:rPr>
          <w:t xml:space="preserve">, and we clarified </w:t>
        </w:r>
        <w:proofErr w:type="spellStart"/>
        <w:r w:rsidR="00E0659A" w:rsidRPr="00387362">
          <w:rPr>
            <w:lang w:val="en-US"/>
            <w:rPrChange w:id="480" w:author="Stefan Schweinberger" w:date="2025-12-16T00:16:00Z" w16du:dateUtc="2025-12-15T23:16:00Z">
              <w:rPr/>
            </w:rPrChange>
          </w:rPr>
          <w:t>that</w:t>
        </w:r>
        <w:proofErr w:type="spellEnd"/>
        <w:r w:rsidR="00E0659A" w:rsidRPr="00387362">
          <w:rPr>
            <w:lang w:val="en-US"/>
            <w:rPrChange w:id="481" w:author="Stefan Schweinberger" w:date="2025-12-16T00:16:00Z" w16du:dateUtc="2025-12-15T23:16:00Z">
              <w:rPr/>
            </w:rPrChange>
          </w:rPr>
          <w:t xml:space="preserve"> </w:t>
        </w:r>
        <w:proofErr w:type="spellStart"/>
        <w:r w:rsidR="00E0659A" w:rsidRPr="00387362">
          <w:rPr>
            <w:lang w:val="en-US"/>
            <w:rPrChange w:id="482" w:author="Stefan Schweinberger" w:date="2025-12-16T00:16:00Z" w16du:dateUtc="2025-12-15T23:16:00Z">
              <w:rPr/>
            </w:rPrChange>
          </w:rPr>
          <w:t>our</w:t>
        </w:r>
        <w:proofErr w:type="spellEnd"/>
        <w:r w:rsidR="00E0659A" w:rsidRPr="00387362">
          <w:rPr>
            <w:lang w:val="en-US"/>
            <w:rPrChange w:id="483" w:author="Stefan Schweinberger" w:date="2025-12-16T00:16:00Z" w16du:dateUtc="2025-12-15T23:16:00Z">
              <w:rPr/>
            </w:rPrChange>
          </w:rPr>
          <w:t xml:space="preserve"> </w:t>
        </w:r>
        <w:proofErr w:type="spellStart"/>
        <w:r w:rsidR="00E0659A" w:rsidRPr="00387362">
          <w:rPr>
            <w:lang w:val="en-US"/>
            <w:rPrChange w:id="484" w:author="Stefan Schweinberger" w:date="2025-12-16T00:16:00Z" w16du:dateUtc="2025-12-15T23:16:00Z">
              <w:rPr/>
            </w:rPrChange>
          </w:rPr>
          <w:t>framework</w:t>
        </w:r>
        <w:proofErr w:type="spellEnd"/>
        <w:r w:rsidR="00E0659A" w:rsidRPr="00387362">
          <w:rPr>
            <w:lang w:val="en-US"/>
            <w:rPrChange w:id="485" w:author="Stefan Schweinberger" w:date="2025-12-16T00:16:00Z" w16du:dateUtc="2025-12-15T23:16:00Z">
              <w:rPr/>
            </w:rPrChange>
          </w:rPr>
          <w:t xml:space="preserve"> </w:t>
        </w:r>
        <w:proofErr w:type="spellStart"/>
        <w:r w:rsidR="00E0659A" w:rsidRPr="00387362">
          <w:rPr>
            <w:lang w:val="en-US"/>
            <w:rPrChange w:id="486" w:author="Stefan Schweinberger" w:date="2025-12-16T00:16:00Z" w16du:dateUtc="2025-12-15T23:16:00Z">
              <w:rPr/>
            </w:rPrChange>
          </w:rPr>
          <w:t>for</w:t>
        </w:r>
        <w:proofErr w:type="spellEnd"/>
        <w:r w:rsidR="00E0659A" w:rsidRPr="00387362">
          <w:rPr>
            <w:lang w:val="en-US"/>
            <w:rPrChange w:id="487" w:author="Stefan Schweinberger" w:date="2025-12-16T00:16:00Z" w16du:dateUtc="2025-12-15T23:16:00Z">
              <w:rPr/>
            </w:rPrChange>
          </w:rPr>
          <w:t xml:space="preserve"> </w:t>
        </w:r>
        <w:proofErr w:type="spellStart"/>
        <w:r w:rsidR="00E0659A" w:rsidRPr="00387362">
          <w:rPr>
            <w:lang w:val="en-US"/>
            <w:rPrChange w:id="488" w:author="Stefan Schweinberger" w:date="2025-12-16T00:16:00Z" w16du:dateUtc="2025-12-15T23:16:00Z">
              <w:rPr/>
            </w:rPrChange>
          </w:rPr>
          <w:t>understanding</w:t>
        </w:r>
        <w:proofErr w:type="spellEnd"/>
        <w:r w:rsidR="00E0659A" w:rsidRPr="00387362">
          <w:rPr>
            <w:lang w:val="en-US"/>
            <w:rPrChange w:id="489" w:author="Stefan Schweinberger" w:date="2025-12-16T00:16:00Z" w16du:dateUtc="2025-12-15T23:16:00Z">
              <w:rPr/>
            </w:rPrChange>
          </w:rPr>
          <w:t xml:space="preserve"> </w:t>
        </w:r>
        <w:proofErr w:type="spellStart"/>
        <w:r w:rsidR="00E0659A" w:rsidRPr="00387362">
          <w:rPr>
            <w:lang w:val="en-US"/>
            <w:rPrChange w:id="490" w:author="Stefan Schweinberger" w:date="2025-12-16T00:16:00Z" w16du:dateUtc="2025-12-15T23:16:00Z">
              <w:rPr/>
            </w:rPrChange>
          </w:rPr>
          <w:t>voice</w:t>
        </w:r>
        <w:proofErr w:type="spellEnd"/>
        <w:r w:rsidR="00E0659A" w:rsidRPr="00387362">
          <w:rPr>
            <w:lang w:val="en-US"/>
            <w:rPrChange w:id="491" w:author="Stefan Schweinberger" w:date="2025-12-16T00:16:00Z" w16du:dateUtc="2025-12-15T23:16:00Z">
              <w:rPr/>
            </w:rPrChange>
          </w:rPr>
          <w:t xml:space="preserve"> </w:t>
        </w:r>
        <w:proofErr w:type="spellStart"/>
        <w:r w:rsidR="00E0659A" w:rsidRPr="00387362">
          <w:rPr>
            <w:lang w:val="en-US"/>
            <w:rPrChange w:id="492" w:author="Stefan Schweinberger" w:date="2025-12-16T00:16:00Z" w16du:dateUtc="2025-12-15T23:16:00Z">
              <w:rPr/>
            </w:rPrChange>
          </w:rPr>
          <w:t>naturalness</w:t>
        </w:r>
        <w:proofErr w:type="spellEnd"/>
        <w:r w:rsidR="00E0659A" w:rsidRPr="00387362">
          <w:rPr>
            <w:lang w:val="en-US"/>
            <w:rPrChange w:id="493" w:author="Stefan Schweinberger" w:date="2025-12-16T00:16:00Z" w16du:dateUtc="2025-12-15T23:16:00Z">
              <w:rPr/>
            </w:rPrChange>
          </w:rPr>
          <w:t xml:space="preserve"> (Nussbaum et al., 2025) </w:t>
        </w:r>
        <w:proofErr w:type="spellStart"/>
        <w:r w:rsidR="00E0659A" w:rsidRPr="00387362">
          <w:rPr>
            <w:lang w:val="en-US"/>
            <w:rPrChange w:id="494" w:author="Stefan Schweinberger" w:date="2025-12-16T00:16:00Z" w16du:dateUtc="2025-12-15T23:16:00Z">
              <w:rPr/>
            </w:rPrChange>
          </w:rPr>
          <w:t>is</w:t>
        </w:r>
        <w:proofErr w:type="spellEnd"/>
        <w:r w:rsidR="00E0659A" w:rsidRPr="00387362">
          <w:rPr>
            <w:lang w:val="en-US"/>
            <w:rPrChange w:id="495" w:author="Stefan Schweinberger" w:date="2025-12-16T00:16:00Z" w16du:dateUtc="2025-12-15T23:16:00Z">
              <w:rPr/>
            </w:rPrChange>
          </w:rPr>
          <w:t xml:space="preserve"> </w:t>
        </w:r>
        <w:proofErr w:type="spellStart"/>
        <w:r w:rsidR="00E0659A" w:rsidRPr="00387362">
          <w:rPr>
            <w:lang w:val="en-US"/>
            <w:rPrChange w:id="496" w:author="Stefan Schweinberger" w:date="2025-12-16T00:16:00Z" w16du:dateUtc="2025-12-15T23:16:00Z">
              <w:rPr/>
            </w:rPrChange>
          </w:rPr>
          <w:t>complete</w:t>
        </w:r>
        <w:proofErr w:type="spellEnd"/>
        <w:r w:rsidR="00E0659A" w:rsidRPr="00387362">
          <w:rPr>
            <w:lang w:val="en-US"/>
            <w:rPrChange w:id="497" w:author="Stefan Schweinberger" w:date="2025-12-16T00:16:00Z" w16du:dateUtc="2025-12-15T23:16:00Z">
              <w:rPr/>
            </w:rPrChange>
          </w:rPr>
          <w:t xml:space="preserve"> and </w:t>
        </w:r>
        <w:proofErr w:type="spellStart"/>
        <w:r w:rsidR="00E0659A" w:rsidRPr="00387362">
          <w:rPr>
            <w:lang w:val="en-US"/>
            <w:rPrChange w:id="498" w:author="Stefan Schweinberger" w:date="2025-12-16T00:16:00Z" w16du:dateUtc="2025-12-15T23:16:00Z">
              <w:rPr/>
            </w:rPrChange>
          </w:rPr>
          <w:t>current</w:t>
        </w:r>
        <w:proofErr w:type="spellEnd"/>
        <w:r w:rsidR="00E0659A" w:rsidRPr="00387362">
          <w:rPr>
            <w:lang w:val="en-US"/>
            <w:rPrChange w:id="499" w:author="Stefan Schweinberger" w:date="2025-12-16T00:16:00Z" w16du:dateUtc="2025-12-15T23:16:00Z">
              <w:rPr/>
            </w:rPrChange>
          </w:rPr>
          <w:t>.</w:t>
        </w:r>
      </w:ins>
      <w:ins w:id="500" w:author="Stefan Schweinberger" w:date="2025-12-15T15:56:00Z" w16du:dateUtc="2025-12-15T14:56:00Z">
        <w:r w:rsidR="00E0659A" w:rsidRPr="00387362">
          <w:rPr>
            <w:lang w:val="en-US"/>
            <w:rPrChange w:id="501" w:author="Stefan Schweinberger" w:date="2025-12-16T00:16:00Z" w16du:dateUtc="2025-12-15T23:16:00Z">
              <w:rPr/>
            </w:rPrChange>
          </w:rPr>
          <w:t xml:space="preserve"> At </w:t>
        </w:r>
        <w:proofErr w:type="spellStart"/>
        <w:r w:rsidR="00E0659A" w:rsidRPr="00387362">
          <w:rPr>
            <w:lang w:val="en-US"/>
            <w:rPrChange w:id="502" w:author="Stefan Schweinberger" w:date="2025-12-16T00:16:00Z" w16du:dateUtc="2025-12-15T23:16:00Z">
              <w:rPr/>
            </w:rPrChange>
          </w:rPr>
          <w:t>the</w:t>
        </w:r>
        <w:proofErr w:type="spellEnd"/>
        <w:r w:rsidR="00E0659A" w:rsidRPr="00387362">
          <w:rPr>
            <w:lang w:val="en-US"/>
            <w:rPrChange w:id="503" w:author="Stefan Schweinberger" w:date="2025-12-16T00:16:00Z" w16du:dateUtc="2025-12-15T23:16:00Z">
              <w:rPr/>
            </w:rPrChange>
          </w:rPr>
          <w:t xml:space="preserve"> same</w:t>
        </w:r>
      </w:ins>
      <w:ins w:id="504" w:author="Stefan Schweinberger" w:date="2025-12-15T15:57:00Z" w16du:dateUtc="2025-12-15T14:57:00Z">
        <w:r w:rsidR="00E0659A" w:rsidRPr="00387362">
          <w:rPr>
            <w:lang w:val="en-US"/>
            <w:rPrChange w:id="505" w:author="Stefan Schweinberger" w:date="2025-12-16T00:16:00Z" w16du:dateUtc="2025-12-15T23:16:00Z">
              <w:rPr/>
            </w:rPrChange>
          </w:rPr>
          <w:t xml:space="preserve"> time</w:t>
        </w:r>
      </w:ins>
      <w:ins w:id="506" w:author="Stefan Schweinberger" w:date="2025-12-15T15:49:00Z" w16du:dateUtc="2025-12-15T14:49:00Z">
        <w:r w:rsidRPr="00387362">
          <w:rPr>
            <w:lang w:val="en-US"/>
            <w:rPrChange w:id="507" w:author="Stefan Schweinberger" w:date="2025-12-16T00:16:00Z" w16du:dateUtc="2025-12-15T23:16:00Z">
              <w:rPr/>
            </w:rPrChange>
          </w:rPr>
          <w:t xml:space="preserve">, we </w:t>
        </w:r>
      </w:ins>
      <w:ins w:id="508" w:author="Stefan Schweinberger" w:date="2025-12-16T01:20:00Z" w16du:dateUtc="2025-12-16T00:20:00Z">
        <w:r w:rsidR="005868F3">
          <w:rPr>
            <w:lang w:val="en-US"/>
          </w:rPr>
          <w:t>look forward to</w:t>
        </w:r>
      </w:ins>
      <w:ins w:id="509" w:author="Stefan Schweinberger" w:date="2025-12-15T15:49:00Z" w16du:dateUtc="2025-12-15T14:49:00Z">
        <w:r w:rsidRPr="00387362">
          <w:rPr>
            <w:lang w:val="en-US"/>
            <w:rPrChange w:id="510" w:author="Stefan Schweinberger" w:date="2025-12-16T00:16:00Z" w16du:dateUtc="2025-12-15T23:16:00Z">
              <w:rPr/>
            </w:rPrChange>
          </w:rPr>
          <w:t xml:space="preserve"> contributions </w:t>
        </w:r>
      </w:ins>
      <w:ins w:id="511" w:author="Stefan Schweinberger" w:date="2025-12-16T01:20:00Z" w16du:dateUtc="2025-12-16T00:20:00Z">
        <w:r w:rsidR="005868F3">
          <w:rPr>
            <w:lang w:val="en-US"/>
          </w:rPr>
          <w:t>that</w:t>
        </w:r>
      </w:ins>
      <w:ins w:id="512" w:author="Stefan Schweinberger" w:date="2025-12-15T15:49:00Z" w16du:dateUtc="2025-12-15T14:49:00Z">
        <w:r w:rsidRPr="00387362">
          <w:rPr>
            <w:lang w:val="en-US"/>
            <w:rPrChange w:id="513" w:author="Stefan Schweinberger" w:date="2025-12-16T00:16:00Z" w16du:dateUtc="2025-12-15T23:16:00Z">
              <w:rPr/>
            </w:rPrChange>
          </w:rPr>
          <w:t xml:space="preserve"> </w:t>
        </w:r>
      </w:ins>
      <w:ins w:id="514" w:author="Stefan Schweinberger" w:date="2025-12-15T15:57:00Z" w16du:dateUtc="2025-12-15T14:57:00Z">
        <w:r w:rsidR="00E0659A" w:rsidRPr="00387362">
          <w:rPr>
            <w:lang w:val="en-US"/>
            <w:rPrChange w:id="515" w:author="Stefan Schweinberger" w:date="2025-12-16T00:16:00Z" w16du:dateUtc="2025-12-15T23:16:00Z">
              <w:rPr/>
            </w:rPrChange>
          </w:rPr>
          <w:t>li</w:t>
        </w:r>
      </w:ins>
      <w:ins w:id="516" w:author="Stefan Schweinberger" w:date="2025-12-16T01:19:00Z" w16du:dateUtc="2025-12-16T00:19:00Z">
        <w:r w:rsidR="005868F3">
          <w:rPr>
            <w:lang w:val="en-US"/>
          </w:rPr>
          <w:t>n</w:t>
        </w:r>
      </w:ins>
      <w:ins w:id="517" w:author="Stefan Schweinberger" w:date="2025-12-15T15:57:00Z" w16du:dateUtc="2025-12-15T14:57:00Z">
        <w:r w:rsidR="00E0659A" w:rsidRPr="00387362">
          <w:rPr>
            <w:lang w:val="en-US"/>
            <w:rPrChange w:id="518" w:author="Stefan Schweinberger" w:date="2025-12-16T00:16:00Z" w16du:dateUtc="2025-12-15T23:16:00Z">
              <w:rPr/>
            </w:rPrChange>
          </w:rPr>
          <w:t xml:space="preserve">k </w:t>
        </w:r>
      </w:ins>
      <w:ins w:id="519" w:author="Stefan Schweinberger" w:date="2025-12-15T15:58:00Z" w16du:dateUtc="2025-12-15T14:58:00Z">
        <w:r w:rsidR="00E0659A" w:rsidRPr="00387362">
          <w:rPr>
            <w:lang w:val="en-US"/>
            <w:rPrChange w:id="520" w:author="Stefan Schweinberger" w:date="2025-12-16T00:16:00Z" w16du:dateUtc="2025-12-15T23:16:00Z">
              <w:rPr/>
            </w:rPrChange>
          </w:rPr>
          <w:t xml:space="preserve">phenomena of self-voice perception with </w:t>
        </w:r>
      </w:ins>
      <w:ins w:id="521" w:author="Stefan Schweinberger" w:date="2025-12-15T15:57:00Z" w16du:dateUtc="2025-12-15T14:57:00Z">
        <w:r w:rsidR="00E0659A" w:rsidRPr="00387362">
          <w:rPr>
            <w:lang w:val="en-US"/>
            <w:rPrChange w:id="522" w:author="Stefan Schweinberger" w:date="2025-12-16T00:16:00Z" w16du:dateUtc="2025-12-15T23:16:00Z">
              <w:rPr/>
            </w:rPrChange>
          </w:rPr>
          <w:t>th</w:t>
        </w:r>
      </w:ins>
      <w:ins w:id="523" w:author="Stefan Schweinberger" w:date="2025-12-15T15:58:00Z" w16du:dateUtc="2025-12-15T14:58:00Z">
        <w:r w:rsidR="00E0659A" w:rsidRPr="00387362">
          <w:rPr>
            <w:lang w:val="en-US"/>
            <w:rPrChange w:id="524" w:author="Stefan Schweinberger" w:date="2025-12-16T00:16:00Z" w16du:dateUtc="2025-12-15T23:16:00Z">
              <w:rPr/>
            </w:rPrChange>
          </w:rPr>
          <w:t>is</w:t>
        </w:r>
      </w:ins>
      <w:ins w:id="525" w:author="Stefan Schweinberger" w:date="2025-12-15T15:57:00Z" w16du:dateUtc="2025-12-15T14:57:00Z">
        <w:r w:rsidR="00E0659A" w:rsidRPr="00387362">
          <w:rPr>
            <w:lang w:val="en-US"/>
            <w:rPrChange w:id="526" w:author="Stefan Schweinberger" w:date="2025-12-16T00:16:00Z" w16du:dateUtc="2025-12-15T23:16:00Z">
              <w:rPr/>
            </w:rPrChange>
          </w:rPr>
          <w:t xml:space="preserve"> fram</w:t>
        </w:r>
      </w:ins>
      <w:ins w:id="527" w:author="Stefan Schweinberger" w:date="2025-12-15T15:58:00Z" w16du:dateUtc="2025-12-15T14:58:00Z">
        <w:r w:rsidR="00E0659A" w:rsidRPr="00387362">
          <w:rPr>
            <w:lang w:val="en-US"/>
            <w:rPrChange w:id="528" w:author="Stefan Schweinberger" w:date="2025-12-16T00:16:00Z" w16du:dateUtc="2025-12-15T23:16:00Z">
              <w:rPr/>
            </w:rPrChange>
          </w:rPr>
          <w:t>ework</w:t>
        </w:r>
      </w:ins>
      <w:ins w:id="529" w:author="Stefan Schweinberger" w:date="2025-12-16T01:21:00Z" w16du:dateUtc="2025-12-16T00:21:00Z">
        <w:r w:rsidR="005868F3">
          <w:rPr>
            <w:lang w:val="en-US"/>
          </w:rPr>
          <w:t>. We also anticipate</w:t>
        </w:r>
      </w:ins>
      <w:ins w:id="530" w:author="Stefan Schweinberger" w:date="2025-12-15T15:59:00Z" w16du:dateUtc="2025-12-15T14:59:00Z">
        <w:r w:rsidR="00E0659A" w:rsidRPr="00387362">
          <w:rPr>
            <w:lang w:val="en-US"/>
            <w:rPrChange w:id="531" w:author="Stefan Schweinberger" w:date="2025-12-16T00:16:00Z" w16du:dateUtc="2025-12-15T23:16:00Z">
              <w:rPr/>
            </w:rPrChange>
          </w:rPr>
          <w:t xml:space="preserve"> contributions </w:t>
        </w:r>
      </w:ins>
      <w:ins w:id="532" w:author="Stefan Schweinberger" w:date="2025-12-16T01:21:00Z" w16du:dateUtc="2025-12-16T00:21:00Z">
        <w:r w:rsidR="005868F3">
          <w:rPr>
            <w:lang w:val="en-US"/>
          </w:rPr>
          <w:t xml:space="preserve">to develop </w:t>
        </w:r>
      </w:ins>
      <w:ins w:id="533" w:author="Stefan Schweinberger" w:date="2025-12-15T15:59:00Z" w16du:dateUtc="2025-12-15T14:59:00Z">
        <w:r w:rsidR="00E0659A" w:rsidRPr="00387362">
          <w:rPr>
            <w:lang w:val="en-US"/>
            <w:rPrChange w:id="534" w:author="Stefan Schweinberger" w:date="2025-12-16T00:16:00Z" w16du:dateUtc="2025-12-15T23:16:00Z">
              <w:rPr/>
            </w:rPrChange>
          </w:rPr>
          <w:t xml:space="preserve">systematic </w:t>
        </w:r>
      </w:ins>
      <w:ins w:id="535" w:author="Stefan Schweinberger" w:date="2025-12-15T15:49:00Z" w16du:dateUtc="2025-12-15T14:49:00Z">
        <w:r w:rsidRPr="00387362">
          <w:rPr>
            <w:lang w:val="en-US"/>
            <w:rPrChange w:id="536" w:author="Stefan Schweinberger" w:date="2025-12-16T00:16:00Z" w16du:dateUtc="2025-12-15T23:16:00Z">
              <w:rPr/>
            </w:rPrChange>
          </w:rPr>
          <w:t>research program</w:t>
        </w:r>
      </w:ins>
      <w:ins w:id="537" w:author="Stefan Schweinberger" w:date="2025-12-16T01:21:00Z" w16du:dateUtc="2025-12-16T00:21:00Z">
        <w:r w:rsidR="005868F3">
          <w:rPr>
            <w:lang w:val="en-US"/>
          </w:rPr>
          <w:t>s</w:t>
        </w:r>
      </w:ins>
      <w:ins w:id="538" w:author="Stefan Schweinberger" w:date="2025-12-15T15:49:00Z" w16du:dateUtc="2025-12-15T14:49:00Z">
        <w:r w:rsidRPr="00387362">
          <w:rPr>
            <w:lang w:val="en-US"/>
            <w:rPrChange w:id="539" w:author="Stefan Schweinberger" w:date="2025-12-16T00:16:00Z" w16du:dateUtc="2025-12-15T23:16:00Z">
              <w:rPr/>
            </w:rPrChange>
          </w:rPr>
          <w:t xml:space="preserve"> that </w:t>
        </w:r>
      </w:ins>
      <w:ins w:id="540" w:author="Stefan Schweinberger" w:date="2025-12-16T01:21:00Z" w16du:dateUtc="2025-12-16T00:21:00Z">
        <w:r w:rsidR="005868F3">
          <w:rPr>
            <w:lang w:val="en-US"/>
          </w:rPr>
          <w:t>may</w:t>
        </w:r>
      </w:ins>
      <w:ins w:id="541" w:author="Stefan Schweinberger" w:date="2025-12-15T15:49:00Z" w16du:dateUtc="2025-12-15T14:49:00Z">
        <w:r w:rsidRPr="00387362">
          <w:rPr>
            <w:lang w:val="en-US"/>
            <w:rPrChange w:id="542" w:author="Stefan Schweinberger" w:date="2025-12-16T00:16:00Z" w16du:dateUtc="2025-12-15T23:16:00Z">
              <w:rPr/>
            </w:rPrChange>
          </w:rPr>
          <w:t xml:space="preserve"> </w:t>
        </w:r>
        <w:proofErr w:type="spellStart"/>
        <w:r w:rsidRPr="00387362">
          <w:rPr>
            <w:lang w:val="en-US"/>
            <w:rPrChange w:id="543" w:author="Stefan Schweinberger" w:date="2025-12-16T00:16:00Z" w16du:dateUtc="2025-12-15T23:16:00Z">
              <w:rPr/>
            </w:rPrChange>
          </w:rPr>
          <w:t>address</w:t>
        </w:r>
        <w:proofErr w:type="spellEnd"/>
        <w:r w:rsidRPr="00387362">
          <w:rPr>
            <w:lang w:val="en-US"/>
            <w:rPrChange w:id="544" w:author="Stefan Schweinberger" w:date="2025-12-16T00:16:00Z" w16du:dateUtc="2025-12-15T23:16:00Z">
              <w:rPr/>
            </w:rPrChange>
          </w:rPr>
          <w:t xml:space="preserve"> </w:t>
        </w:r>
        <w:proofErr w:type="spellStart"/>
        <w:r w:rsidRPr="00387362">
          <w:rPr>
            <w:lang w:val="en-US"/>
            <w:rPrChange w:id="545" w:author="Stefan Schweinberger" w:date="2025-12-16T00:16:00Z" w16du:dateUtc="2025-12-15T23:16:00Z">
              <w:rPr/>
            </w:rPrChange>
          </w:rPr>
          <w:t>these</w:t>
        </w:r>
        <w:proofErr w:type="spellEnd"/>
        <w:r w:rsidRPr="00387362">
          <w:rPr>
            <w:lang w:val="en-US"/>
            <w:rPrChange w:id="546" w:author="Stefan Schweinberger" w:date="2025-12-16T00:16:00Z" w16du:dateUtc="2025-12-15T23:16:00Z">
              <w:rPr/>
            </w:rPrChange>
          </w:rPr>
          <w:t xml:space="preserve"> challenges in </w:t>
        </w:r>
      </w:ins>
      <w:ins w:id="547" w:author="Stefan Schweinberger" w:date="2025-12-15T15:59:00Z" w16du:dateUtc="2025-12-15T14:59:00Z">
        <w:r w:rsidR="00E0659A" w:rsidRPr="00387362">
          <w:rPr>
            <w:lang w:val="en-US"/>
            <w:rPrChange w:id="548" w:author="Stefan Schweinberger" w:date="2025-12-16T00:16:00Z" w16du:dateUtc="2025-12-15T23:16:00Z">
              <w:rPr/>
            </w:rPrChange>
          </w:rPr>
          <w:t xml:space="preserve">the </w:t>
        </w:r>
      </w:ins>
      <w:ins w:id="549" w:author="Stefan Schweinberger" w:date="2025-12-15T15:49:00Z" w16du:dateUtc="2025-12-15T14:49:00Z">
        <w:r w:rsidRPr="00387362">
          <w:rPr>
            <w:lang w:val="en-US"/>
            <w:rPrChange w:id="550" w:author="Stefan Schweinberger" w:date="2025-12-16T00:16:00Z" w16du:dateUtc="2025-12-15T23:16:00Z">
              <w:rPr/>
            </w:rPrChange>
          </w:rPr>
          <w:t>future</w:t>
        </w:r>
      </w:ins>
      <w:ins w:id="551" w:author="Stefan Schweinberger" w:date="2025-12-16T01:21:00Z" w16du:dateUtc="2025-12-16T00:21:00Z">
        <w:r w:rsidR="005868F3">
          <w:rPr>
            <w:lang w:val="en-US"/>
          </w:rPr>
          <w:t xml:space="preserve">, and that lead to </w:t>
        </w:r>
      </w:ins>
      <w:ins w:id="552" w:author="Stefan Schweinberger" w:date="2025-12-16T01:22:00Z" w16du:dateUtc="2025-12-16T00:22:00Z">
        <w:r w:rsidR="005868F3">
          <w:rPr>
            <w:lang w:val="en-US"/>
          </w:rPr>
          <w:t>further progress in understanding voice naturalness.</w:t>
        </w:r>
      </w:ins>
    </w:p>
    <w:p w14:paraId="051637BB" w14:textId="6A0948F1" w:rsidR="002C342F" w:rsidDel="00E0659A" w:rsidRDefault="00464168" w:rsidP="00DF1F2D">
      <w:pPr>
        <w:rPr>
          <w:del w:id="553" w:author="Stefan Schweinberger" w:date="2025-12-15T15:59:00Z" w16du:dateUtc="2025-12-15T14:59:00Z"/>
          <w:lang w:val="en-US"/>
        </w:rPr>
      </w:pPr>
      <w:del w:id="554" w:author="Stefan Schweinberger" w:date="2025-12-15T15:59:00Z" w16du:dateUtc="2025-12-15T14:59:00Z">
        <w:r w:rsidRPr="00884D27" w:rsidDel="00E0659A">
          <w:rPr>
            <w:color w:val="808080" w:themeColor="background1" w:themeShade="80"/>
            <w:lang w:val="en-US"/>
          </w:rPr>
          <w:delText xml:space="preserve"> resulting in empirically testable predictions: as of now, little is known about the time course and underlying brain mechanisms of naturalness and authenticity.</w:delText>
        </w:r>
        <w:r w:rsidR="00884D27" w:rsidRPr="00884D27" w:rsidDel="00E0659A">
          <w:rPr>
            <w:color w:val="808080" w:themeColor="background1" w:themeShade="80"/>
            <w:lang w:val="en-US"/>
          </w:rPr>
          <w:delText xml:space="preserve"> It would be very interesting to see how and when self-voice assessments unfold in the brain, but especially if because go beyond acoustics, it’s crucial to avoid acoustic confounds in empirical designs</w:delText>
        </w:r>
        <w:r w:rsidR="00884D27" w:rsidDel="00E0659A">
          <w:rPr>
            <w:lang w:val="en-US"/>
          </w:rPr>
          <w:delText xml:space="preserve">. </w:delText>
        </w:r>
      </w:del>
    </w:p>
    <w:p w14:paraId="28C426D7" w14:textId="77777777" w:rsidR="00283EC7" w:rsidRDefault="00283EC7" w:rsidP="00283EC7">
      <w:pPr>
        <w:autoSpaceDE w:val="0"/>
        <w:autoSpaceDN w:val="0"/>
        <w:adjustRightInd w:val="0"/>
        <w:spacing w:after="0" w:line="240" w:lineRule="auto"/>
        <w:rPr>
          <w:rFonts w:cstheme="minorHAnsi"/>
          <w:bCs/>
          <w:color w:val="1D1B1B"/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US"/>
        </w:rPr>
        <w:tag w:val="CitaviBibliography"/>
        <w:id w:val="366261102"/>
        <w:placeholder>
          <w:docPart w:val="DefaultPlaceholder_-1854013440"/>
        </w:placeholder>
      </w:sdtPr>
      <w:sdtContent>
        <w:p w14:paraId="194C5388" w14:textId="77777777" w:rsidR="00796012" w:rsidRPr="00796012" w:rsidRDefault="00AB7BD3" w:rsidP="00796012">
          <w:pPr>
            <w:pStyle w:val="CitaviBibliographyHeading"/>
          </w:pPr>
          <w:r>
            <w:rPr>
              <w:lang w:val="en-US"/>
            </w:rPr>
            <w:fldChar w:fldCharType="begin"/>
          </w:r>
          <w:r w:rsidRPr="00796012">
            <w:instrText>ADDIN CitaviBibliography</w:instrText>
          </w:r>
          <w:r>
            <w:rPr>
              <w:lang w:val="en-US"/>
            </w:rPr>
            <w:fldChar w:fldCharType="separate"/>
          </w:r>
          <w:r w:rsidR="00796012" w:rsidRPr="00796012">
            <w:t>References</w:t>
          </w:r>
        </w:p>
        <w:p w14:paraId="10FE55BD" w14:textId="77777777" w:rsidR="00090CDE" w:rsidRPr="009B7C2D" w:rsidRDefault="00090CDE" w:rsidP="00090CDE">
          <w:pPr>
            <w:pStyle w:val="EndNoteBibliography"/>
            <w:ind w:left="720" w:hanging="720"/>
            <w:rPr>
              <w:ins w:id="555" w:author="Stefan Schweinberger" w:date="2025-12-16T01:24:00Z" w16du:dateUtc="2025-12-16T00:24:00Z"/>
              <w:noProof/>
              <w:sz w:val="22"/>
              <w:szCs w:val="22"/>
            </w:rPr>
          </w:pPr>
          <w:bookmarkStart w:id="556" w:name="_CTVL001ae80c5ee55574e2a8031ca141080f218"/>
          <w:ins w:id="557" w:author="Stefan Schweinberger" w:date="2025-12-16T01:24:00Z" w16du:dateUtc="2025-12-16T00:24:00Z">
            <w:r w:rsidRPr="009B7C2D">
              <w:rPr>
                <w:noProof/>
                <w:sz w:val="22"/>
                <w:szCs w:val="22"/>
              </w:rPr>
              <w:t xml:space="preserve">Belin, P., Bestelmeyer, P. E. G., Latinus, M., &amp; Watson, R. (2011). Understanding Voice Perception. </w:t>
            </w:r>
            <w:r w:rsidRPr="009B7C2D">
              <w:rPr>
                <w:i/>
                <w:noProof/>
                <w:sz w:val="22"/>
                <w:szCs w:val="22"/>
              </w:rPr>
              <w:t>British Journal of Psychology</w:t>
            </w:r>
            <w:r w:rsidRPr="009B7C2D">
              <w:rPr>
                <w:noProof/>
                <w:sz w:val="22"/>
                <w:szCs w:val="22"/>
              </w:rPr>
              <w:t>,</w:t>
            </w:r>
            <w:r w:rsidRPr="009B7C2D">
              <w:rPr>
                <w:i/>
                <w:noProof/>
                <w:sz w:val="22"/>
                <w:szCs w:val="22"/>
              </w:rPr>
              <w:t xml:space="preserve"> 102</w:t>
            </w:r>
            <w:r w:rsidRPr="009B7C2D">
              <w:rPr>
                <w:noProof/>
                <w:sz w:val="22"/>
                <w:szCs w:val="22"/>
              </w:rPr>
              <w:t xml:space="preserve">, 711-725. </w:t>
            </w:r>
            <w:r w:rsidRPr="009B7C2D">
              <w:rPr>
                <w:noProof/>
                <w:sz w:val="22"/>
                <w:szCs w:val="22"/>
              </w:rPr>
              <w:fldChar w:fldCharType="begin"/>
            </w:r>
            <w:r w:rsidRPr="009B7C2D">
              <w:rPr>
                <w:noProof/>
                <w:sz w:val="22"/>
                <w:szCs w:val="22"/>
              </w:rPr>
              <w:instrText>HYPERLINK "https://doi.org/10.1111/j.2044-8295.2011.02041.x"</w:instrText>
            </w:r>
            <w:r w:rsidRPr="009B7C2D">
              <w:rPr>
                <w:noProof/>
                <w:sz w:val="22"/>
                <w:szCs w:val="22"/>
              </w:rPr>
            </w:r>
            <w:r w:rsidRPr="009B7C2D">
              <w:rPr>
                <w:noProof/>
                <w:sz w:val="22"/>
                <w:szCs w:val="22"/>
              </w:rPr>
              <w:fldChar w:fldCharType="separate"/>
            </w:r>
            <w:r w:rsidRPr="009B7C2D">
              <w:rPr>
                <w:rStyle w:val="Hyperlink"/>
                <w:noProof/>
                <w:sz w:val="22"/>
                <w:szCs w:val="22"/>
              </w:rPr>
              <w:t>https://doi.org/10.1111/j.2044-8295.2011.02041.x</w:t>
            </w:r>
            <w:r w:rsidRPr="009B7C2D">
              <w:rPr>
                <w:noProof/>
                <w:sz w:val="22"/>
                <w:szCs w:val="22"/>
              </w:rPr>
              <w:fldChar w:fldCharType="end"/>
            </w:r>
            <w:r w:rsidRPr="009B7C2D">
              <w:rPr>
                <w:noProof/>
                <w:sz w:val="22"/>
                <w:szCs w:val="22"/>
              </w:rPr>
              <w:t xml:space="preserve"> </w:t>
            </w:r>
          </w:ins>
        </w:p>
        <w:p w14:paraId="082BFDB1" w14:textId="77777777" w:rsidR="00090CDE" w:rsidRPr="009B7C2D" w:rsidRDefault="00090CDE" w:rsidP="00090CDE">
          <w:pPr>
            <w:pStyle w:val="EndNoteBibliography"/>
            <w:ind w:left="720" w:hanging="720"/>
            <w:rPr>
              <w:ins w:id="558" w:author="Stefan Schweinberger" w:date="2025-12-16T01:24:00Z" w16du:dateUtc="2025-12-16T00:24:00Z"/>
              <w:noProof/>
              <w:sz w:val="22"/>
              <w:szCs w:val="22"/>
            </w:rPr>
          </w:pPr>
          <w:ins w:id="559" w:author="Stefan Schweinberger" w:date="2025-12-16T01:24:00Z" w16du:dateUtc="2025-12-16T00:24:00Z">
            <w:r w:rsidRPr="009B7C2D">
              <w:rPr>
                <w:noProof/>
                <w:sz w:val="22"/>
                <w:szCs w:val="22"/>
              </w:rPr>
              <w:t xml:space="preserve">Dal Martello, M. F., &amp; Maloney, L. T. (2006). Where are kin recognition signals in the human face? </w:t>
            </w:r>
            <w:r w:rsidRPr="009B7C2D">
              <w:rPr>
                <w:i/>
                <w:noProof/>
                <w:sz w:val="22"/>
                <w:szCs w:val="22"/>
              </w:rPr>
              <w:t>Journal of Vision</w:t>
            </w:r>
            <w:r w:rsidRPr="009B7C2D">
              <w:rPr>
                <w:noProof/>
                <w:sz w:val="22"/>
                <w:szCs w:val="22"/>
              </w:rPr>
              <w:t>,</w:t>
            </w:r>
            <w:r w:rsidRPr="009B7C2D">
              <w:rPr>
                <w:i/>
                <w:noProof/>
                <w:sz w:val="22"/>
                <w:szCs w:val="22"/>
              </w:rPr>
              <w:t xml:space="preserve"> 6</w:t>
            </w:r>
            <w:r w:rsidRPr="009B7C2D">
              <w:rPr>
                <w:noProof/>
                <w:sz w:val="22"/>
                <w:szCs w:val="22"/>
              </w:rPr>
              <w:t xml:space="preserve">(12), 1356-1366. </w:t>
            </w:r>
            <w:r w:rsidRPr="009B7C2D">
              <w:rPr>
                <w:noProof/>
                <w:sz w:val="22"/>
                <w:szCs w:val="22"/>
              </w:rPr>
              <w:fldChar w:fldCharType="begin"/>
            </w:r>
            <w:r w:rsidRPr="009B7C2D">
              <w:rPr>
                <w:noProof/>
                <w:sz w:val="22"/>
                <w:szCs w:val="22"/>
              </w:rPr>
              <w:instrText>HYPERLINK "https://doi.org/10.1167/6.12.2"</w:instrText>
            </w:r>
            <w:r w:rsidRPr="009B7C2D">
              <w:rPr>
                <w:noProof/>
                <w:sz w:val="22"/>
                <w:szCs w:val="22"/>
              </w:rPr>
            </w:r>
            <w:r w:rsidRPr="009B7C2D">
              <w:rPr>
                <w:noProof/>
                <w:sz w:val="22"/>
                <w:szCs w:val="22"/>
              </w:rPr>
              <w:fldChar w:fldCharType="separate"/>
            </w:r>
            <w:r w:rsidRPr="009B7C2D">
              <w:rPr>
                <w:rStyle w:val="Hyperlink"/>
                <w:noProof/>
                <w:sz w:val="22"/>
                <w:szCs w:val="22"/>
              </w:rPr>
              <w:t>https://doi.org/10.1167/6.12.2</w:t>
            </w:r>
            <w:r w:rsidRPr="009B7C2D">
              <w:rPr>
                <w:noProof/>
                <w:sz w:val="22"/>
                <w:szCs w:val="22"/>
              </w:rPr>
              <w:fldChar w:fldCharType="end"/>
            </w:r>
            <w:r w:rsidRPr="009B7C2D">
              <w:rPr>
                <w:noProof/>
                <w:sz w:val="22"/>
                <w:szCs w:val="22"/>
              </w:rPr>
              <w:t xml:space="preserve"> </w:t>
            </w:r>
          </w:ins>
        </w:p>
        <w:p w14:paraId="1AB03476" w14:textId="77777777" w:rsidR="00090CDE" w:rsidRPr="009B7C2D" w:rsidRDefault="00090CDE" w:rsidP="00090CDE">
          <w:pPr>
            <w:pStyle w:val="EndNoteBibliography"/>
            <w:ind w:left="720" w:hanging="720"/>
            <w:rPr>
              <w:ins w:id="560" w:author="Stefan Schweinberger" w:date="2025-12-16T01:24:00Z" w16du:dateUtc="2025-12-16T00:24:00Z"/>
              <w:noProof/>
              <w:sz w:val="22"/>
              <w:szCs w:val="22"/>
            </w:rPr>
          </w:pPr>
          <w:ins w:id="561" w:author="Stefan Schweinberger" w:date="2025-12-16T01:24:00Z" w16du:dateUtc="2025-12-16T00:24:00Z">
            <w:r w:rsidRPr="009B7C2D">
              <w:rPr>
                <w:noProof/>
                <w:sz w:val="22"/>
                <w:szCs w:val="22"/>
              </w:rPr>
              <w:t xml:space="preserve">DeBruine, L. M. (2002). Facial resemblance enhances trust. </w:t>
            </w:r>
            <w:r w:rsidRPr="009B7C2D">
              <w:rPr>
                <w:i/>
                <w:noProof/>
                <w:sz w:val="22"/>
                <w:szCs w:val="22"/>
              </w:rPr>
              <w:t>Proceedings of the Royal Society B-Biological Sciences</w:t>
            </w:r>
            <w:r w:rsidRPr="009B7C2D">
              <w:rPr>
                <w:noProof/>
                <w:sz w:val="22"/>
                <w:szCs w:val="22"/>
              </w:rPr>
              <w:t>,</w:t>
            </w:r>
            <w:r w:rsidRPr="009B7C2D">
              <w:rPr>
                <w:i/>
                <w:noProof/>
                <w:sz w:val="22"/>
                <w:szCs w:val="22"/>
              </w:rPr>
              <w:t xml:space="preserve"> 269</w:t>
            </w:r>
            <w:r w:rsidRPr="009B7C2D">
              <w:rPr>
                <w:noProof/>
                <w:sz w:val="22"/>
                <w:szCs w:val="22"/>
              </w:rPr>
              <w:t xml:space="preserve">(1498), 1307-1312. </w:t>
            </w:r>
            <w:r w:rsidRPr="009B7C2D">
              <w:rPr>
                <w:noProof/>
                <w:sz w:val="22"/>
                <w:szCs w:val="22"/>
              </w:rPr>
              <w:fldChar w:fldCharType="begin"/>
            </w:r>
            <w:r w:rsidRPr="009B7C2D">
              <w:rPr>
                <w:noProof/>
                <w:sz w:val="22"/>
                <w:szCs w:val="22"/>
              </w:rPr>
              <w:instrText>HYPERLINK "https://doi.org/10.1098/rspb.2002.2034"</w:instrText>
            </w:r>
            <w:r w:rsidRPr="009B7C2D">
              <w:rPr>
                <w:noProof/>
                <w:sz w:val="22"/>
                <w:szCs w:val="22"/>
              </w:rPr>
            </w:r>
            <w:r w:rsidRPr="009B7C2D">
              <w:rPr>
                <w:noProof/>
                <w:sz w:val="22"/>
                <w:szCs w:val="22"/>
              </w:rPr>
              <w:fldChar w:fldCharType="separate"/>
            </w:r>
            <w:r w:rsidRPr="009B7C2D">
              <w:rPr>
                <w:rStyle w:val="Hyperlink"/>
                <w:noProof/>
                <w:sz w:val="22"/>
                <w:szCs w:val="22"/>
              </w:rPr>
              <w:t>https://doi.org/10.1098/rspb.2002.2034</w:t>
            </w:r>
            <w:r w:rsidRPr="009B7C2D">
              <w:rPr>
                <w:noProof/>
                <w:sz w:val="22"/>
                <w:szCs w:val="22"/>
              </w:rPr>
              <w:fldChar w:fldCharType="end"/>
            </w:r>
            <w:r w:rsidRPr="009B7C2D">
              <w:rPr>
                <w:noProof/>
                <w:sz w:val="22"/>
                <w:szCs w:val="22"/>
              </w:rPr>
              <w:t xml:space="preserve"> </w:t>
            </w:r>
          </w:ins>
        </w:p>
        <w:p w14:paraId="74D95F71" w14:textId="77777777" w:rsidR="00090CDE" w:rsidRPr="009B7C2D" w:rsidRDefault="00090CDE" w:rsidP="00090CDE">
          <w:pPr>
            <w:pStyle w:val="EndNoteBibliography"/>
            <w:ind w:left="720" w:hanging="720"/>
            <w:rPr>
              <w:ins w:id="562" w:author="Stefan Schweinberger" w:date="2025-12-16T01:24:00Z" w16du:dateUtc="2025-12-16T00:24:00Z"/>
              <w:noProof/>
              <w:sz w:val="22"/>
              <w:szCs w:val="22"/>
            </w:rPr>
          </w:pPr>
          <w:ins w:id="563" w:author="Stefan Schweinberger" w:date="2025-12-16T01:24:00Z" w16du:dateUtc="2025-12-16T00:24:00Z">
            <w:r w:rsidRPr="009B7C2D">
              <w:rPr>
                <w:noProof/>
                <w:sz w:val="22"/>
                <w:szCs w:val="22"/>
              </w:rPr>
              <w:t xml:space="preserve">DeBruine, L. M., Smith, F. G., Jones, B. C., Roberts, S. C., Petrie, M., &amp; Spector, T. D. (2009). Kin recognition signals in adult faces. </w:t>
            </w:r>
            <w:r w:rsidRPr="009B7C2D">
              <w:rPr>
                <w:i/>
                <w:noProof/>
                <w:sz w:val="22"/>
                <w:szCs w:val="22"/>
              </w:rPr>
              <w:t>Vision Research</w:t>
            </w:r>
            <w:r w:rsidRPr="009B7C2D">
              <w:rPr>
                <w:noProof/>
                <w:sz w:val="22"/>
                <w:szCs w:val="22"/>
              </w:rPr>
              <w:t>,</w:t>
            </w:r>
            <w:r w:rsidRPr="009B7C2D">
              <w:rPr>
                <w:i/>
                <w:noProof/>
                <w:sz w:val="22"/>
                <w:szCs w:val="22"/>
              </w:rPr>
              <w:t xml:space="preserve"> 49</w:t>
            </w:r>
            <w:r w:rsidRPr="009B7C2D">
              <w:rPr>
                <w:noProof/>
                <w:sz w:val="22"/>
                <w:szCs w:val="22"/>
              </w:rPr>
              <w:t xml:space="preserve">(1), 38-43. </w:t>
            </w:r>
            <w:r w:rsidRPr="009B7C2D">
              <w:rPr>
                <w:noProof/>
                <w:sz w:val="22"/>
                <w:szCs w:val="22"/>
              </w:rPr>
              <w:fldChar w:fldCharType="begin"/>
            </w:r>
            <w:r w:rsidRPr="009B7C2D">
              <w:rPr>
                <w:noProof/>
                <w:sz w:val="22"/>
                <w:szCs w:val="22"/>
              </w:rPr>
              <w:instrText>HYPERLINK "https://doi.org/10.1016/j.visres.2008.09.025"</w:instrText>
            </w:r>
            <w:r w:rsidRPr="009B7C2D">
              <w:rPr>
                <w:noProof/>
                <w:sz w:val="22"/>
                <w:szCs w:val="22"/>
              </w:rPr>
            </w:r>
            <w:r w:rsidRPr="009B7C2D">
              <w:rPr>
                <w:noProof/>
                <w:sz w:val="22"/>
                <w:szCs w:val="22"/>
              </w:rPr>
              <w:fldChar w:fldCharType="separate"/>
            </w:r>
            <w:r w:rsidRPr="009B7C2D">
              <w:rPr>
                <w:rStyle w:val="Hyperlink"/>
                <w:noProof/>
                <w:sz w:val="22"/>
                <w:szCs w:val="22"/>
              </w:rPr>
              <w:t>https://doi.org/10.1016/j.visres.2008.09.025</w:t>
            </w:r>
            <w:r w:rsidRPr="009B7C2D">
              <w:rPr>
                <w:noProof/>
                <w:sz w:val="22"/>
                <w:szCs w:val="22"/>
              </w:rPr>
              <w:fldChar w:fldCharType="end"/>
            </w:r>
            <w:r w:rsidRPr="009B7C2D">
              <w:rPr>
                <w:noProof/>
                <w:sz w:val="22"/>
                <w:szCs w:val="22"/>
              </w:rPr>
              <w:t xml:space="preserve"> </w:t>
            </w:r>
          </w:ins>
        </w:p>
        <w:p w14:paraId="522F6451" w14:textId="77777777" w:rsidR="00090CDE" w:rsidRPr="009B7C2D" w:rsidRDefault="00090CDE" w:rsidP="00090CDE">
          <w:pPr>
            <w:pStyle w:val="EndNoteBibliography"/>
            <w:ind w:left="720" w:hanging="720"/>
            <w:rPr>
              <w:ins w:id="564" w:author="Stefan Schweinberger" w:date="2025-12-16T01:24:00Z" w16du:dateUtc="2025-12-16T00:24:00Z"/>
              <w:noProof/>
              <w:sz w:val="22"/>
              <w:szCs w:val="22"/>
            </w:rPr>
          </w:pPr>
          <w:ins w:id="565" w:author="Stefan Schweinberger" w:date="2025-12-16T01:24:00Z" w16du:dateUtc="2025-12-16T00:24:00Z">
            <w:r w:rsidRPr="009B7C2D">
              <w:rPr>
                <w:noProof/>
                <w:sz w:val="22"/>
                <w:szCs w:val="22"/>
              </w:rPr>
              <w:t xml:space="preserve">Frühholz, S., &amp; Belin, P. (Eds.). (2019). </w:t>
            </w:r>
            <w:r w:rsidRPr="009B7C2D">
              <w:rPr>
                <w:i/>
                <w:noProof/>
                <w:sz w:val="22"/>
                <w:szCs w:val="22"/>
              </w:rPr>
              <w:t>The Oxford Handbook of Voice Perception.</w:t>
            </w:r>
            <w:r w:rsidRPr="009B7C2D">
              <w:rPr>
                <w:noProof/>
                <w:sz w:val="22"/>
                <w:szCs w:val="22"/>
              </w:rPr>
              <w:t xml:space="preserve"> Oxford University Press. </w:t>
            </w:r>
          </w:ins>
        </w:p>
        <w:p w14:paraId="24635A15" w14:textId="77777777" w:rsidR="00796012" w:rsidRDefault="00796012" w:rsidP="00796012">
          <w:pPr>
            <w:pStyle w:val="CitaviBibliographyEntry"/>
            <w:rPr>
              <w:lang w:val="en-US"/>
            </w:rPr>
          </w:pPr>
          <w:proofErr w:type="spellStart"/>
          <w:r w:rsidRPr="00796012">
            <w:t>Hyppa</w:t>
          </w:r>
          <w:proofErr w:type="spellEnd"/>
          <w:r w:rsidRPr="00796012">
            <w:t xml:space="preserve">-Martin, J., Lilley, J., Chen, M., Friese, J., Schmidt, C., &amp; Bunnell, H. T. (2024). </w:t>
          </w:r>
          <w:r>
            <w:rPr>
              <w:lang w:val="en-US"/>
            </w:rPr>
            <w:t>A large-scale comparison of two voice synthesis techniques on intelligibility, naturalness, preferences, and attitudes toward voices banked by individuals with amyotrophic lateral sclerosis.</w:t>
          </w:r>
          <w:bookmarkEnd w:id="556"/>
          <w:r>
            <w:rPr>
              <w:lang w:val="en-US"/>
            </w:rPr>
            <w:t xml:space="preserve"> </w:t>
          </w:r>
          <w:r w:rsidRPr="00796012">
            <w:rPr>
              <w:i/>
              <w:lang w:val="en-US"/>
            </w:rPr>
            <w:t>Augmentative and Alternative Communication</w:t>
          </w:r>
          <w:r w:rsidRPr="00796012">
            <w:rPr>
              <w:lang w:val="en-US"/>
            </w:rPr>
            <w:t xml:space="preserve">, </w:t>
          </w:r>
          <w:r w:rsidRPr="00796012">
            <w:rPr>
              <w:i/>
              <w:lang w:val="en-US"/>
            </w:rPr>
            <w:t>40</w:t>
          </w:r>
          <w:r w:rsidRPr="00796012">
            <w:rPr>
              <w:lang w:val="en-US"/>
            </w:rPr>
            <w:t>(1), 31–45. https://doi.org/10.1080/07434618.2023.2262032</w:t>
          </w:r>
        </w:p>
        <w:p w14:paraId="77318FC1" w14:textId="77777777" w:rsidR="00796012" w:rsidRDefault="00796012" w:rsidP="00796012">
          <w:pPr>
            <w:pStyle w:val="CitaviBibliographyEntry"/>
            <w:rPr>
              <w:ins w:id="566" w:author="Stefan Schweinberger" w:date="2025-12-16T01:25:00Z" w16du:dateUtc="2025-12-16T00:25:00Z"/>
              <w:lang w:val="en-US"/>
            </w:rPr>
          </w:pPr>
          <w:bookmarkStart w:id="567" w:name="_CTVL0011668ab7cd410419e9aefa6881534a39a"/>
          <w:r>
            <w:rPr>
              <w:lang w:val="en-US"/>
            </w:rPr>
            <w:t>Kapolowicz, M. R., Guest, D. R., Montazeri, V., Baese-Berk, M. M., &amp; Assmann, P. F. (2022). Effects of Spectral Envelope and Fundamental Frequency Shifts on the Perception of Foreign-Accented Speech.</w:t>
          </w:r>
          <w:bookmarkEnd w:id="567"/>
          <w:r>
            <w:rPr>
              <w:lang w:val="en-US"/>
            </w:rPr>
            <w:t xml:space="preserve"> </w:t>
          </w:r>
          <w:r w:rsidRPr="00796012">
            <w:rPr>
              <w:i/>
              <w:lang w:val="en-US"/>
            </w:rPr>
            <w:t>Language and Speech</w:t>
          </w:r>
          <w:r w:rsidRPr="00796012">
            <w:rPr>
              <w:lang w:val="en-US"/>
            </w:rPr>
            <w:t xml:space="preserve">, </w:t>
          </w:r>
          <w:r w:rsidRPr="00796012">
            <w:rPr>
              <w:i/>
              <w:lang w:val="en-US"/>
            </w:rPr>
            <w:t>65</w:t>
          </w:r>
          <w:r w:rsidRPr="00796012">
            <w:rPr>
              <w:lang w:val="en-US"/>
            </w:rPr>
            <w:t>(2), 418–443. https://doi.org/10.1177/00238309211029679</w:t>
          </w:r>
        </w:p>
        <w:p w14:paraId="105579B3" w14:textId="01BF0395" w:rsidR="00090CDE" w:rsidRPr="00090CDE" w:rsidRDefault="00090CDE" w:rsidP="00090CDE">
          <w:pPr>
            <w:pStyle w:val="EndNoteBibliography"/>
            <w:ind w:left="720" w:hanging="720"/>
            <w:rPr>
              <w:noProof/>
              <w:sz w:val="22"/>
              <w:szCs w:val="22"/>
              <w:rPrChange w:id="568" w:author="Stefan Schweinberger" w:date="2025-12-16T01:25:00Z" w16du:dateUtc="2025-12-16T00:25:00Z">
                <w:rPr>
                  <w:lang w:val="en-US"/>
                </w:rPr>
              </w:rPrChange>
            </w:rPr>
            <w:pPrChange w:id="569" w:author="Stefan Schweinberger" w:date="2025-12-16T01:25:00Z" w16du:dateUtc="2025-12-16T00:25:00Z">
              <w:pPr>
                <w:pStyle w:val="CitaviBibliographyEntry"/>
              </w:pPr>
            </w:pPrChange>
          </w:pPr>
          <w:ins w:id="570" w:author="Stefan Schweinberger" w:date="2025-12-16T01:25:00Z" w16du:dateUtc="2025-12-16T00:25:00Z">
            <w:r w:rsidRPr="009B7C2D">
              <w:rPr>
                <w:noProof/>
                <w:sz w:val="22"/>
                <w:szCs w:val="22"/>
              </w:rPr>
              <w:lastRenderedPageBreak/>
              <w:t xml:space="preserve">Keenan, J. P., Wheeler, M. A., Gallup, G. G., &amp; Pascual-Leone, A. (2000). Self-recognition and the right prefrontal cortex. </w:t>
            </w:r>
            <w:r w:rsidRPr="009B7C2D">
              <w:rPr>
                <w:i/>
                <w:noProof/>
                <w:sz w:val="22"/>
                <w:szCs w:val="22"/>
              </w:rPr>
              <w:t>Trends in Cognitive Sciences</w:t>
            </w:r>
            <w:r w:rsidRPr="009B7C2D">
              <w:rPr>
                <w:noProof/>
                <w:sz w:val="22"/>
                <w:szCs w:val="22"/>
              </w:rPr>
              <w:t>,</w:t>
            </w:r>
            <w:r w:rsidRPr="009B7C2D">
              <w:rPr>
                <w:i/>
                <w:noProof/>
                <w:sz w:val="22"/>
                <w:szCs w:val="22"/>
              </w:rPr>
              <w:t xml:space="preserve"> 4</w:t>
            </w:r>
            <w:r w:rsidRPr="009B7C2D">
              <w:rPr>
                <w:noProof/>
                <w:sz w:val="22"/>
                <w:szCs w:val="22"/>
              </w:rPr>
              <w:t xml:space="preserve">(9), 338-344. </w:t>
            </w:r>
            <w:r w:rsidRPr="009B7C2D">
              <w:rPr>
                <w:noProof/>
                <w:sz w:val="22"/>
                <w:szCs w:val="22"/>
              </w:rPr>
              <w:fldChar w:fldCharType="begin"/>
            </w:r>
            <w:r w:rsidRPr="009B7C2D">
              <w:rPr>
                <w:noProof/>
                <w:sz w:val="22"/>
                <w:szCs w:val="22"/>
              </w:rPr>
              <w:instrText>HYPERLINK "https://doi.org/10.1016/s1364-6613(00)01521-7"</w:instrText>
            </w:r>
            <w:r w:rsidRPr="009B7C2D">
              <w:rPr>
                <w:noProof/>
                <w:sz w:val="22"/>
                <w:szCs w:val="22"/>
              </w:rPr>
            </w:r>
            <w:r w:rsidRPr="009B7C2D">
              <w:rPr>
                <w:noProof/>
                <w:sz w:val="22"/>
                <w:szCs w:val="22"/>
              </w:rPr>
              <w:fldChar w:fldCharType="separate"/>
            </w:r>
            <w:r w:rsidRPr="009B7C2D">
              <w:rPr>
                <w:rStyle w:val="Hyperlink"/>
                <w:noProof/>
                <w:sz w:val="22"/>
                <w:szCs w:val="22"/>
              </w:rPr>
              <w:t>https://doi.org/10.1016/s1364-6613(00)01521-7</w:t>
            </w:r>
            <w:r w:rsidRPr="009B7C2D">
              <w:rPr>
                <w:noProof/>
                <w:sz w:val="22"/>
                <w:szCs w:val="22"/>
              </w:rPr>
              <w:fldChar w:fldCharType="end"/>
            </w:r>
            <w:r w:rsidRPr="009B7C2D">
              <w:rPr>
                <w:noProof/>
                <w:sz w:val="22"/>
                <w:szCs w:val="22"/>
              </w:rPr>
              <w:t xml:space="preserve"> </w:t>
            </w:r>
          </w:ins>
        </w:p>
        <w:p w14:paraId="35CAFC65" w14:textId="77777777" w:rsidR="00796012" w:rsidRDefault="00796012" w:rsidP="00796012">
          <w:pPr>
            <w:pStyle w:val="CitaviBibliographyEntry"/>
            <w:rPr>
              <w:ins w:id="571" w:author="Stefan Schweinberger" w:date="2025-12-16T01:25:00Z" w16du:dateUtc="2025-12-16T00:25:00Z"/>
            </w:rPr>
          </w:pPr>
          <w:bookmarkStart w:id="572" w:name="_CTVL001336c0a9a324c431a956472a7daab8a11"/>
          <w:r>
            <w:rPr>
              <w:lang w:val="en-US"/>
            </w:rPr>
            <w:t>Lee, E.</w:t>
          </w:r>
          <w:r>
            <w:rPr>
              <w:rFonts w:ascii="Cambria Math" w:hAnsi="Cambria Math" w:cs="Cambria Math"/>
              <w:lang w:val="en-US"/>
            </w:rPr>
            <w:t>‑</w:t>
          </w:r>
          <w:r>
            <w:rPr>
              <w:lang w:val="en-US"/>
            </w:rPr>
            <w:t>J. (2010). The more humanlike, the better? How speech type and users</w:t>
          </w:r>
          <w:r>
            <w:rPr>
              <w:rFonts w:ascii="Calibri" w:hAnsi="Calibri" w:cs="Calibri"/>
              <w:lang w:val="en-US"/>
            </w:rPr>
            <w:t>’</w:t>
          </w:r>
          <w:r>
            <w:rPr>
              <w:lang w:val="en-US"/>
            </w:rPr>
            <w:t xml:space="preserve"> cognitive style affect social responses to computers.</w:t>
          </w:r>
          <w:bookmarkEnd w:id="572"/>
          <w:r>
            <w:rPr>
              <w:lang w:val="en-US"/>
            </w:rPr>
            <w:t xml:space="preserve"> </w:t>
          </w:r>
          <w:r w:rsidRPr="00796012">
            <w:rPr>
              <w:i/>
            </w:rPr>
            <w:t>Computers in Human Behavior</w:t>
          </w:r>
          <w:r w:rsidRPr="00796012">
            <w:t xml:space="preserve">, </w:t>
          </w:r>
          <w:r w:rsidRPr="00796012">
            <w:rPr>
              <w:i/>
            </w:rPr>
            <w:t>26</w:t>
          </w:r>
          <w:r w:rsidRPr="00796012">
            <w:t>(4), 665–672. https://doi.org/10.1016/j.chb.2010.01.003</w:t>
          </w:r>
        </w:p>
        <w:p w14:paraId="6248682C" w14:textId="3A731072" w:rsidR="00090CDE" w:rsidRPr="00090CDE" w:rsidRDefault="00090CDE" w:rsidP="00090CDE">
          <w:pPr>
            <w:pStyle w:val="EndNoteBibliography"/>
            <w:ind w:left="720" w:hanging="720"/>
            <w:rPr>
              <w:noProof/>
              <w:sz w:val="22"/>
              <w:szCs w:val="22"/>
              <w:rPrChange w:id="573" w:author="Stefan Schweinberger" w:date="2025-12-16T01:25:00Z" w16du:dateUtc="2025-12-16T00:25:00Z">
                <w:rPr/>
              </w:rPrChange>
            </w:rPr>
            <w:pPrChange w:id="574" w:author="Stefan Schweinberger" w:date="2025-12-16T01:25:00Z" w16du:dateUtc="2025-12-16T00:25:00Z">
              <w:pPr>
                <w:pStyle w:val="CitaviBibliographyEntry"/>
              </w:pPr>
            </w:pPrChange>
          </w:pPr>
          <w:ins w:id="575" w:author="Stefan Schweinberger" w:date="2025-12-16T01:25:00Z" w16du:dateUtc="2025-12-16T00:25:00Z">
            <w:r w:rsidRPr="009B7C2D">
              <w:rPr>
                <w:noProof/>
                <w:sz w:val="22"/>
                <w:szCs w:val="22"/>
              </w:rPr>
              <w:t xml:space="preserve">Mateo, J. M. (2015). Perspectives: Hamilton's Legacy: Mechanisms of Kin Recognition in Humans. </w:t>
            </w:r>
            <w:r w:rsidRPr="009B7C2D">
              <w:rPr>
                <w:i/>
                <w:noProof/>
                <w:sz w:val="22"/>
                <w:szCs w:val="22"/>
              </w:rPr>
              <w:t>Ethology</w:t>
            </w:r>
            <w:r w:rsidRPr="009B7C2D">
              <w:rPr>
                <w:noProof/>
                <w:sz w:val="22"/>
                <w:szCs w:val="22"/>
              </w:rPr>
              <w:t>,</w:t>
            </w:r>
            <w:r w:rsidRPr="009B7C2D">
              <w:rPr>
                <w:i/>
                <w:noProof/>
                <w:sz w:val="22"/>
                <w:szCs w:val="22"/>
              </w:rPr>
              <w:t xml:space="preserve"> 121</w:t>
            </w:r>
            <w:r w:rsidRPr="009B7C2D">
              <w:rPr>
                <w:noProof/>
                <w:sz w:val="22"/>
                <w:szCs w:val="22"/>
              </w:rPr>
              <w:t xml:space="preserve">(5), 419-427. </w:t>
            </w:r>
            <w:r w:rsidRPr="009B7C2D">
              <w:rPr>
                <w:noProof/>
                <w:sz w:val="22"/>
                <w:szCs w:val="22"/>
              </w:rPr>
              <w:fldChar w:fldCharType="begin"/>
            </w:r>
            <w:r w:rsidRPr="009B7C2D">
              <w:rPr>
                <w:noProof/>
                <w:sz w:val="22"/>
                <w:szCs w:val="22"/>
              </w:rPr>
              <w:instrText>HYPERLINK "https://doi.org/10.1111/eth.12358"</w:instrText>
            </w:r>
            <w:r w:rsidRPr="009B7C2D">
              <w:rPr>
                <w:noProof/>
                <w:sz w:val="22"/>
                <w:szCs w:val="22"/>
              </w:rPr>
            </w:r>
            <w:r w:rsidRPr="009B7C2D">
              <w:rPr>
                <w:noProof/>
                <w:sz w:val="22"/>
                <w:szCs w:val="22"/>
              </w:rPr>
              <w:fldChar w:fldCharType="separate"/>
            </w:r>
            <w:r w:rsidRPr="009B7C2D">
              <w:rPr>
                <w:rStyle w:val="Hyperlink"/>
                <w:noProof/>
                <w:sz w:val="22"/>
                <w:szCs w:val="22"/>
              </w:rPr>
              <w:t>https://doi.org/10.1111/eth.12358</w:t>
            </w:r>
            <w:r w:rsidRPr="009B7C2D">
              <w:rPr>
                <w:noProof/>
                <w:sz w:val="22"/>
                <w:szCs w:val="22"/>
              </w:rPr>
              <w:fldChar w:fldCharType="end"/>
            </w:r>
            <w:r w:rsidRPr="009B7C2D">
              <w:rPr>
                <w:noProof/>
                <w:sz w:val="22"/>
                <w:szCs w:val="22"/>
              </w:rPr>
              <w:t xml:space="preserve"> </w:t>
            </w:r>
          </w:ins>
        </w:p>
        <w:p w14:paraId="41BF20BE" w14:textId="77777777" w:rsidR="00796012" w:rsidRPr="00796012" w:rsidRDefault="00796012" w:rsidP="00796012">
          <w:pPr>
            <w:pStyle w:val="CitaviBibliographyEntry"/>
          </w:pPr>
          <w:bookmarkStart w:id="576" w:name="_CTVL00120728d07d052409b8c97a27a3cfc4717"/>
          <w:r w:rsidRPr="00796012">
            <w:t xml:space="preserve">Mitchell, W. J., Szerszen, K. A., Lu, A. S., Schermerhorn, P. W., Scheutz, M., &amp; Macdorman, K. F. (2011). </w:t>
          </w:r>
          <w:r>
            <w:rPr>
              <w:lang w:val="en-US"/>
            </w:rPr>
            <w:t>A mismatch in the human realism of face and voice produces an uncanny valley.</w:t>
          </w:r>
          <w:bookmarkEnd w:id="576"/>
          <w:r>
            <w:rPr>
              <w:lang w:val="en-US"/>
            </w:rPr>
            <w:t xml:space="preserve"> </w:t>
          </w:r>
          <w:r w:rsidRPr="00796012">
            <w:rPr>
              <w:i/>
            </w:rPr>
            <w:t>I-Perception</w:t>
          </w:r>
          <w:r w:rsidRPr="00796012">
            <w:t xml:space="preserve">, </w:t>
          </w:r>
          <w:r w:rsidRPr="00796012">
            <w:rPr>
              <w:i/>
            </w:rPr>
            <w:t>2</w:t>
          </w:r>
          <w:r w:rsidRPr="00796012">
            <w:t>(1), 10–12. https://doi.org/10.1068/i0415</w:t>
          </w:r>
        </w:p>
        <w:p w14:paraId="6A482826" w14:textId="77777777" w:rsidR="00796012" w:rsidRDefault="00796012" w:rsidP="00796012">
          <w:pPr>
            <w:pStyle w:val="CitaviBibliographyEntry"/>
            <w:rPr>
              <w:lang w:val="en-US"/>
            </w:rPr>
          </w:pPr>
          <w:bookmarkStart w:id="577" w:name="_CTVL001872a0bd54a2d42f483613d3eb82d0fe3"/>
          <w:r w:rsidRPr="00796012">
            <w:t xml:space="preserve">Nussbaum, C., Frühholz, S., &amp; Schweinberger, S. R. (2025). </w:t>
          </w:r>
          <w:r>
            <w:rPr>
              <w:lang w:val="en-US"/>
            </w:rPr>
            <w:t>Understanding voice naturalness.</w:t>
          </w:r>
          <w:bookmarkEnd w:id="577"/>
          <w:r>
            <w:rPr>
              <w:lang w:val="en-US"/>
            </w:rPr>
            <w:t xml:space="preserve"> </w:t>
          </w:r>
          <w:r w:rsidRPr="00796012">
            <w:rPr>
              <w:i/>
              <w:lang w:val="en-US"/>
            </w:rPr>
            <w:t>Trends in Cognitive Sciences</w:t>
          </w:r>
          <w:r w:rsidRPr="00796012">
            <w:rPr>
              <w:lang w:val="en-US"/>
            </w:rPr>
            <w:t xml:space="preserve">, </w:t>
          </w:r>
          <w:r w:rsidRPr="00796012">
            <w:rPr>
              <w:i/>
              <w:lang w:val="en-US"/>
            </w:rPr>
            <w:t>29</w:t>
          </w:r>
          <w:r w:rsidRPr="00796012">
            <w:rPr>
              <w:lang w:val="en-US"/>
            </w:rPr>
            <w:t>(5), 467–480. https://doi.org/10.1016/j.tics.2025.01.010</w:t>
          </w:r>
        </w:p>
        <w:p w14:paraId="3C5C5125" w14:textId="6E9C45ED" w:rsidR="00090CDE" w:rsidRPr="00090CDE" w:rsidRDefault="00090CDE" w:rsidP="00090CDE">
          <w:pPr>
            <w:pStyle w:val="EndNoteBibliography"/>
            <w:ind w:left="720" w:hanging="720"/>
            <w:rPr>
              <w:ins w:id="578" w:author="Stefan Schweinberger" w:date="2025-12-16T01:25:00Z" w16du:dateUtc="2025-12-16T00:25:00Z"/>
              <w:noProof/>
              <w:sz w:val="22"/>
              <w:szCs w:val="22"/>
              <w:rPrChange w:id="579" w:author="Stefan Schweinberger" w:date="2025-12-16T01:26:00Z" w16du:dateUtc="2025-12-16T00:26:00Z">
                <w:rPr>
                  <w:ins w:id="580" w:author="Stefan Schweinberger" w:date="2025-12-16T01:25:00Z" w16du:dateUtc="2025-12-16T00:25:00Z"/>
                  <w:lang w:val="en-US"/>
                </w:rPr>
              </w:rPrChange>
            </w:rPr>
            <w:pPrChange w:id="581" w:author="Stefan Schweinberger" w:date="2025-12-16T01:26:00Z" w16du:dateUtc="2025-12-16T00:26:00Z">
              <w:pPr>
                <w:pStyle w:val="CitaviBibliographyEntry"/>
              </w:pPr>
            </w:pPrChange>
          </w:pPr>
          <w:bookmarkStart w:id="582" w:name="_CTVL001b9676ab1e5684c59b62432858caa6e4f"/>
          <w:ins w:id="583" w:author="Stefan Schweinberger" w:date="2025-12-16T01:25:00Z" w16du:dateUtc="2025-12-16T00:25:00Z">
            <w:r w:rsidRPr="009B7C2D">
              <w:rPr>
                <w:noProof/>
                <w:sz w:val="22"/>
                <w:szCs w:val="22"/>
              </w:rPr>
              <w:t xml:space="preserve">Orepic, P., Kannape, O. A., Faivre, N., &amp; Blanke, O. (2023). Bone conduction facilitates self-other voice discrimination. </w:t>
            </w:r>
            <w:r w:rsidRPr="009B7C2D">
              <w:rPr>
                <w:i/>
                <w:noProof/>
                <w:sz w:val="22"/>
                <w:szCs w:val="22"/>
              </w:rPr>
              <w:t>Royal Society Open Science</w:t>
            </w:r>
            <w:r w:rsidRPr="009B7C2D">
              <w:rPr>
                <w:noProof/>
                <w:sz w:val="22"/>
                <w:szCs w:val="22"/>
              </w:rPr>
              <w:t>,</w:t>
            </w:r>
            <w:r w:rsidRPr="009B7C2D">
              <w:rPr>
                <w:i/>
                <w:noProof/>
                <w:sz w:val="22"/>
                <w:szCs w:val="22"/>
              </w:rPr>
              <w:t xml:space="preserve"> 10</w:t>
            </w:r>
            <w:r w:rsidRPr="009B7C2D">
              <w:rPr>
                <w:noProof/>
                <w:sz w:val="22"/>
                <w:szCs w:val="22"/>
              </w:rPr>
              <w:t xml:space="preserve">(2), Article 221561. </w:t>
            </w:r>
            <w:r w:rsidRPr="009B7C2D">
              <w:rPr>
                <w:noProof/>
                <w:sz w:val="22"/>
                <w:szCs w:val="22"/>
              </w:rPr>
              <w:fldChar w:fldCharType="begin"/>
            </w:r>
            <w:r w:rsidRPr="009B7C2D">
              <w:rPr>
                <w:noProof/>
                <w:sz w:val="22"/>
                <w:szCs w:val="22"/>
              </w:rPr>
              <w:instrText>HYPERLINK "https://doi.org/10.1098/rsos.221561"</w:instrText>
            </w:r>
            <w:r w:rsidRPr="009B7C2D">
              <w:rPr>
                <w:noProof/>
                <w:sz w:val="22"/>
                <w:szCs w:val="22"/>
              </w:rPr>
            </w:r>
            <w:r w:rsidRPr="009B7C2D">
              <w:rPr>
                <w:noProof/>
                <w:sz w:val="22"/>
                <w:szCs w:val="22"/>
              </w:rPr>
              <w:fldChar w:fldCharType="separate"/>
            </w:r>
            <w:r w:rsidRPr="009B7C2D">
              <w:rPr>
                <w:rStyle w:val="Hyperlink"/>
                <w:noProof/>
                <w:sz w:val="22"/>
                <w:szCs w:val="22"/>
              </w:rPr>
              <w:t>https://doi.org/10.1098/rsos.221561</w:t>
            </w:r>
            <w:r w:rsidRPr="009B7C2D">
              <w:rPr>
                <w:noProof/>
                <w:sz w:val="22"/>
                <w:szCs w:val="22"/>
              </w:rPr>
              <w:fldChar w:fldCharType="end"/>
            </w:r>
            <w:r w:rsidRPr="009B7C2D">
              <w:rPr>
                <w:noProof/>
                <w:sz w:val="22"/>
                <w:szCs w:val="22"/>
              </w:rPr>
              <w:t xml:space="preserve"> </w:t>
            </w:r>
          </w:ins>
        </w:p>
        <w:p w14:paraId="76424FE6" w14:textId="0F8354E3" w:rsidR="00796012" w:rsidRDefault="00796012" w:rsidP="00796012">
          <w:pPr>
            <w:pStyle w:val="CitaviBibliographyEntry"/>
            <w:rPr>
              <w:lang w:val="en-US"/>
            </w:rPr>
          </w:pPr>
          <w:r>
            <w:rPr>
              <w:lang w:val="en-US"/>
            </w:rPr>
            <w:t>Pandey, A., Le Maguer, S., &amp; Harte, N. (2025). What is Naturalness? In</w:t>
          </w:r>
          <w:bookmarkEnd w:id="582"/>
          <w:r>
            <w:rPr>
              <w:lang w:val="en-US"/>
            </w:rPr>
            <w:t xml:space="preserve"> </w:t>
          </w:r>
          <w:r w:rsidRPr="00796012">
            <w:rPr>
              <w:i/>
              <w:lang w:val="en-US"/>
            </w:rPr>
            <w:t xml:space="preserve">13th edition of the Speech Synthesis Workshop </w:t>
          </w:r>
          <w:r w:rsidRPr="00796012">
            <w:rPr>
              <w:lang w:val="en-US"/>
            </w:rPr>
            <w:t>(pp. 215–221). ISCA. https://doi.org/10.21437/SSW.2025-33</w:t>
          </w:r>
        </w:p>
        <w:p w14:paraId="10D2DDE8" w14:textId="07EBE62B" w:rsidR="00AB7BD3" w:rsidRDefault="00796012" w:rsidP="00796012">
          <w:pPr>
            <w:pStyle w:val="CitaviBibliographyEntry"/>
            <w:rPr>
              <w:ins w:id="584" w:author="Stefan Schweinberger" w:date="2025-12-16T01:26:00Z" w16du:dateUtc="2025-12-16T00:26:00Z"/>
              <w:lang w:val="en-US"/>
            </w:rPr>
          </w:pPr>
          <w:bookmarkStart w:id="585" w:name="_CTVL0015455222ba26a4de58c36fd167329696a"/>
          <w:r>
            <w:rPr>
              <w:lang w:val="en-US"/>
            </w:rPr>
            <w:t>Pinheiro, A. P. (2025). Beyond acoustics: Self-relevance as a key to voice naturalness (L).</w:t>
          </w:r>
          <w:bookmarkEnd w:id="585"/>
          <w:r>
            <w:rPr>
              <w:lang w:val="en-US"/>
            </w:rPr>
            <w:t xml:space="preserve"> </w:t>
          </w:r>
          <w:r w:rsidRPr="00796012">
            <w:rPr>
              <w:i/>
              <w:lang w:val="en-US"/>
            </w:rPr>
            <w:t>The Journal of the Acoustical Society of America</w:t>
          </w:r>
          <w:r w:rsidRPr="00796012">
            <w:rPr>
              <w:lang w:val="en-US"/>
            </w:rPr>
            <w:t xml:space="preserve">, </w:t>
          </w:r>
          <w:r w:rsidRPr="00796012">
            <w:rPr>
              <w:i/>
              <w:lang w:val="en-US"/>
            </w:rPr>
            <w:t>158</w:t>
          </w:r>
          <w:r w:rsidRPr="00796012">
            <w:rPr>
              <w:lang w:val="en-US"/>
            </w:rPr>
            <w:t>(5), 4045–4047. https://doi.org/10.1121/10.0039927</w:t>
          </w:r>
          <w:r w:rsidR="00AB7BD3">
            <w:rPr>
              <w:lang w:val="en-US"/>
            </w:rPr>
            <w:fldChar w:fldCharType="end"/>
          </w:r>
        </w:p>
      </w:sdtContent>
    </w:sdt>
    <w:p w14:paraId="395A916D" w14:textId="77777777" w:rsidR="00090CDE" w:rsidRPr="009B7C2D" w:rsidRDefault="00090CDE" w:rsidP="00090CDE">
      <w:pPr>
        <w:pStyle w:val="EndNoteBibliography"/>
        <w:ind w:left="720" w:hanging="720"/>
        <w:rPr>
          <w:ins w:id="586" w:author="Stefan Schweinberger" w:date="2025-12-16T01:26:00Z" w16du:dateUtc="2025-12-16T00:26:00Z"/>
          <w:noProof/>
          <w:sz w:val="22"/>
          <w:szCs w:val="22"/>
        </w:rPr>
      </w:pPr>
      <w:ins w:id="587" w:author="Stefan Schweinberger" w:date="2025-12-16T01:26:00Z" w16du:dateUtc="2025-12-16T00:26:00Z">
        <w:r w:rsidRPr="009B7C2D">
          <w:rPr>
            <w:noProof/>
            <w:sz w:val="22"/>
            <w:szCs w:val="22"/>
          </w:rPr>
          <w:t xml:space="preserve">Platek, S. M., &amp; Kemp, S. M. (2009). Is family special to the brain? An event-related fMRI study of familiar, familial, and self-face recognition. </w:t>
        </w:r>
        <w:r w:rsidRPr="009B7C2D">
          <w:rPr>
            <w:i/>
            <w:noProof/>
            <w:sz w:val="22"/>
            <w:szCs w:val="22"/>
          </w:rPr>
          <w:t>Neuropsychologia</w:t>
        </w:r>
        <w:r w:rsidRPr="009B7C2D">
          <w:rPr>
            <w:noProof/>
            <w:sz w:val="22"/>
            <w:szCs w:val="22"/>
          </w:rPr>
          <w:t>,</w:t>
        </w:r>
        <w:r w:rsidRPr="009B7C2D">
          <w:rPr>
            <w:i/>
            <w:noProof/>
            <w:sz w:val="22"/>
            <w:szCs w:val="22"/>
          </w:rPr>
          <w:t xml:space="preserve"> 47</w:t>
        </w:r>
        <w:r w:rsidRPr="009B7C2D">
          <w:rPr>
            <w:noProof/>
            <w:sz w:val="22"/>
            <w:szCs w:val="22"/>
          </w:rPr>
          <w:t xml:space="preserve">(3), 849-858. </w:t>
        </w:r>
        <w:r w:rsidRPr="009B7C2D">
          <w:rPr>
            <w:noProof/>
            <w:sz w:val="22"/>
            <w:szCs w:val="22"/>
          </w:rPr>
          <w:fldChar w:fldCharType="begin"/>
        </w:r>
        <w:r w:rsidRPr="009B7C2D">
          <w:rPr>
            <w:noProof/>
            <w:sz w:val="22"/>
            <w:szCs w:val="22"/>
          </w:rPr>
          <w:instrText>HYPERLINK "https://doi.org/10.1016/j.neuropsychologia.2008.12.027"</w:instrText>
        </w:r>
        <w:r w:rsidRPr="009B7C2D">
          <w:rPr>
            <w:noProof/>
            <w:sz w:val="22"/>
            <w:szCs w:val="22"/>
          </w:rPr>
        </w:r>
        <w:r w:rsidRPr="009B7C2D">
          <w:rPr>
            <w:noProof/>
            <w:sz w:val="22"/>
            <w:szCs w:val="22"/>
          </w:rPr>
          <w:fldChar w:fldCharType="separate"/>
        </w:r>
        <w:r w:rsidRPr="009B7C2D">
          <w:rPr>
            <w:rStyle w:val="Hyperlink"/>
            <w:noProof/>
            <w:sz w:val="22"/>
            <w:szCs w:val="22"/>
          </w:rPr>
          <w:t>https://doi.org/10.1016/j.neuropsychologia.2008.12.027</w:t>
        </w:r>
        <w:r w:rsidRPr="009B7C2D">
          <w:rPr>
            <w:noProof/>
            <w:sz w:val="22"/>
            <w:szCs w:val="22"/>
          </w:rPr>
          <w:fldChar w:fldCharType="end"/>
        </w:r>
        <w:r w:rsidRPr="009B7C2D">
          <w:rPr>
            <w:noProof/>
            <w:sz w:val="22"/>
            <w:szCs w:val="22"/>
          </w:rPr>
          <w:t xml:space="preserve"> </w:t>
        </w:r>
      </w:ins>
    </w:p>
    <w:p w14:paraId="6289D491" w14:textId="77777777" w:rsidR="00090CDE" w:rsidRPr="009B7C2D" w:rsidRDefault="00090CDE" w:rsidP="00090CDE">
      <w:pPr>
        <w:pStyle w:val="EndNoteBibliography"/>
        <w:ind w:left="720" w:hanging="720"/>
        <w:rPr>
          <w:ins w:id="588" w:author="Stefan Schweinberger" w:date="2025-12-16T01:26:00Z" w16du:dateUtc="2025-12-16T00:26:00Z"/>
          <w:noProof/>
          <w:sz w:val="22"/>
          <w:szCs w:val="22"/>
        </w:rPr>
      </w:pPr>
      <w:ins w:id="589" w:author="Stefan Schweinberger" w:date="2025-12-16T01:26:00Z" w16du:dateUtc="2025-12-16T00:26:00Z">
        <w:r w:rsidRPr="009B7C2D">
          <w:rPr>
            <w:noProof/>
            <w:sz w:val="22"/>
            <w:szCs w:val="22"/>
          </w:rPr>
          <w:t xml:space="preserve">Porter, R. H. (1998). Olfaction and human kin recognition. </w:t>
        </w:r>
        <w:r w:rsidRPr="009B7C2D">
          <w:rPr>
            <w:i/>
            <w:noProof/>
            <w:sz w:val="22"/>
            <w:szCs w:val="22"/>
          </w:rPr>
          <w:t>Genetica</w:t>
        </w:r>
        <w:r w:rsidRPr="009B7C2D">
          <w:rPr>
            <w:noProof/>
            <w:sz w:val="22"/>
            <w:szCs w:val="22"/>
          </w:rPr>
          <w:t>,</w:t>
        </w:r>
        <w:r w:rsidRPr="009B7C2D">
          <w:rPr>
            <w:i/>
            <w:noProof/>
            <w:sz w:val="22"/>
            <w:szCs w:val="22"/>
          </w:rPr>
          <w:t xml:space="preserve"> 104</w:t>
        </w:r>
        <w:r w:rsidRPr="009B7C2D">
          <w:rPr>
            <w:noProof/>
            <w:sz w:val="22"/>
            <w:szCs w:val="22"/>
          </w:rPr>
          <w:t xml:space="preserve">(3), 259-263. </w:t>
        </w:r>
        <w:r w:rsidRPr="009B7C2D">
          <w:rPr>
            <w:noProof/>
            <w:sz w:val="22"/>
            <w:szCs w:val="22"/>
          </w:rPr>
          <w:fldChar w:fldCharType="begin"/>
        </w:r>
        <w:r w:rsidRPr="009B7C2D">
          <w:rPr>
            <w:noProof/>
            <w:sz w:val="22"/>
            <w:szCs w:val="22"/>
          </w:rPr>
          <w:instrText>HYPERLINK "https://doi.org/10.1023/a:1026404319384"</w:instrText>
        </w:r>
        <w:r w:rsidRPr="009B7C2D">
          <w:rPr>
            <w:noProof/>
            <w:sz w:val="22"/>
            <w:szCs w:val="22"/>
          </w:rPr>
        </w:r>
        <w:r w:rsidRPr="009B7C2D">
          <w:rPr>
            <w:noProof/>
            <w:sz w:val="22"/>
            <w:szCs w:val="22"/>
          </w:rPr>
          <w:fldChar w:fldCharType="separate"/>
        </w:r>
        <w:r w:rsidRPr="009B7C2D">
          <w:rPr>
            <w:rStyle w:val="Hyperlink"/>
            <w:noProof/>
            <w:sz w:val="22"/>
            <w:szCs w:val="22"/>
          </w:rPr>
          <w:t>https://doi.org/10.1023/a:1026404319384</w:t>
        </w:r>
        <w:r w:rsidRPr="009B7C2D">
          <w:rPr>
            <w:noProof/>
            <w:sz w:val="22"/>
            <w:szCs w:val="22"/>
          </w:rPr>
          <w:fldChar w:fldCharType="end"/>
        </w:r>
        <w:r w:rsidRPr="009B7C2D">
          <w:rPr>
            <w:noProof/>
            <w:sz w:val="22"/>
            <w:szCs w:val="22"/>
          </w:rPr>
          <w:t xml:space="preserve"> </w:t>
        </w:r>
      </w:ins>
    </w:p>
    <w:p w14:paraId="5CACB3F0" w14:textId="77777777" w:rsidR="00090CDE" w:rsidRPr="009B7C2D" w:rsidRDefault="00090CDE" w:rsidP="00090CDE">
      <w:pPr>
        <w:pStyle w:val="EndNoteBibliography"/>
        <w:ind w:left="720" w:hanging="720"/>
        <w:rPr>
          <w:ins w:id="590" w:author="Stefan Schweinberger" w:date="2025-12-16T01:26:00Z" w16du:dateUtc="2025-12-16T00:26:00Z"/>
          <w:noProof/>
          <w:sz w:val="22"/>
          <w:szCs w:val="22"/>
        </w:rPr>
      </w:pPr>
      <w:ins w:id="591" w:author="Stefan Schweinberger" w:date="2025-12-16T01:26:00Z" w16du:dateUtc="2025-12-16T00:26:00Z">
        <w:r w:rsidRPr="009B7C2D">
          <w:rPr>
            <w:noProof/>
            <w:sz w:val="22"/>
            <w:szCs w:val="22"/>
          </w:rPr>
          <w:t xml:space="preserve">Rosi, V., Payne, B., &amp; McGettigan, C. (2025). Effects of Self-Similarity and Self-Generation on the Perceptual Prioritization of Voices. </w:t>
        </w:r>
        <w:r w:rsidRPr="009B7C2D">
          <w:rPr>
            <w:i/>
            <w:noProof/>
            <w:sz w:val="22"/>
            <w:szCs w:val="22"/>
          </w:rPr>
          <w:t>Journal of Experimental Psychology-Human Perception and Performance</w:t>
        </w:r>
        <w:r w:rsidRPr="009B7C2D">
          <w:rPr>
            <w:noProof/>
            <w:sz w:val="22"/>
            <w:szCs w:val="22"/>
          </w:rPr>
          <w:t>,</w:t>
        </w:r>
        <w:r w:rsidRPr="009B7C2D">
          <w:rPr>
            <w:i/>
            <w:noProof/>
            <w:sz w:val="22"/>
            <w:szCs w:val="22"/>
          </w:rPr>
          <w:t xml:space="preserve"> 51</w:t>
        </w:r>
        <w:r w:rsidRPr="009B7C2D">
          <w:rPr>
            <w:noProof/>
            <w:sz w:val="22"/>
            <w:szCs w:val="22"/>
          </w:rPr>
          <w:t xml:space="preserve">(8), 996-1007. </w:t>
        </w:r>
        <w:r w:rsidRPr="009B7C2D">
          <w:rPr>
            <w:noProof/>
            <w:sz w:val="22"/>
            <w:szCs w:val="22"/>
          </w:rPr>
          <w:fldChar w:fldCharType="begin"/>
        </w:r>
        <w:r w:rsidRPr="009B7C2D">
          <w:rPr>
            <w:noProof/>
            <w:sz w:val="22"/>
            <w:szCs w:val="22"/>
          </w:rPr>
          <w:instrText>HYPERLINK "https://doi.org/10.1037/xhp0001325"</w:instrText>
        </w:r>
        <w:r w:rsidRPr="009B7C2D">
          <w:rPr>
            <w:noProof/>
            <w:sz w:val="22"/>
            <w:szCs w:val="22"/>
          </w:rPr>
        </w:r>
        <w:r w:rsidRPr="009B7C2D">
          <w:rPr>
            <w:noProof/>
            <w:sz w:val="22"/>
            <w:szCs w:val="22"/>
          </w:rPr>
          <w:fldChar w:fldCharType="separate"/>
        </w:r>
        <w:r w:rsidRPr="009B7C2D">
          <w:rPr>
            <w:rStyle w:val="Hyperlink"/>
            <w:noProof/>
            <w:sz w:val="22"/>
            <w:szCs w:val="22"/>
          </w:rPr>
          <w:t>https://doi.org/10.1037/xhp0001325</w:t>
        </w:r>
        <w:r w:rsidRPr="009B7C2D">
          <w:rPr>
            <w:noProof/>
            <w:sz w:val="22"/>
            <w:szCs w:val="22"/>
          </w:rPr>
          <w:fldChar w:fldCharType="end"/>
        </w:r>
        <w:r w:rsidRPr="009B7C2D">
          <w:rPr>
            <w:noProof/>
            <w:sz w:val="22"/>
            <w:szCs w:val="22"/>
          </w:rPr>
          <w:t xml:space="preserve"> </w:t>
        </w:r>
      </w:ins>
    </w:p>
    <w:p w14:paraId="687FE24A" w14:textId="77777777" w:rsidR="00090CDE" w:rsidRPr="009B7C2D" w:rsidRDefault="00090CDE" w:rsidP="00090CDE">
      <w:pPr>
        <w:pStyle w:val="EndNoteBibliography"/>
        <w:ind w:left="720" w:hanging="720"/>
        <w:rPr>
          <w:ins w:id="592" w:author="Stefan Schweinberger" w:date="2025-12-16T01:26:00Z" w16du:dateUtc="2025-12-16T00:26:00Z"/>
          <w:noProof/>
          <w:sz w:val="22"/>
          <w:szCs w:val="22"/>
        </w:rPr>
      </w:pPr>
      <w:ins w:id="593" w:author="Stefan Schweinberger" w:date="2025-12-16T01:26:00Z" w16du:dateUtc="2025-12-16T00:26:00Z">
        <w:r w:rsidRPr="009B7C2D">
          <w:rPr>
            <w:noProof/>
            <w:sz w:val="22"/>
            <w:szCs w:val="22"/>
          </w:rPr>
          <w:t xml:space="preserve">Schirmer, A. (2018). Is the voice an auditory face? An ALE meta-analysis comparing vocal and facial emotion processing. </w:t>
        </w:r>
        <w:r w:rsidRPr="009B7C2D">
          <w:rPr>
            <w:i/>
            <w:noProof/>
            <w:sz w:val="22"/>
            <w:szCs w:val="22"/>
          </w:rPr>
          <w:t>Social Cognitive and Affective Neuroscience</w:t>
        </w:r>
        <w:r w:rsidRPr="009B7C2D">
          <w:rPr>
            <w:noProof/>
            <w:sz w:val="22"/>
            <w:szCs w:val="22"/>
          </w:rPr>
          <w:t>,</w:t>
        </w:r>
        <w:r w:rsidRPr="009B7C2D">
          <w:rPr>
            <w:i/>
            <w:noProof/>
            <w:sz w:val="22"/>
            <w:szCs w:val="22"/>
          </w:rPr>
          <w:t xml:space="preserve"> 13</w:t>
        </w:r>
        <w:r w:rsidRPr="009B7C2D">
          <w:rPr>
            <w:noProof/>
            <w:sz w:val="22"/>
            <w:szCs w:val="22"/>
          </w:rPr>
          <w:t xml:space="preserve">(1), 1-13. </w:t>
        </w:r>
        <w:r w:rsidRPr="009B7C2D">
          <w:rPr>
            <w:noProof/>
            <w:sz w:val="22"/>
            <w:szCs w:val="22"/>
          </w:rPr>
          <w:fldChar w:fldCharType="begin"/>
        </w:r>
        <w:r w:rsidRPr="009B7C2D">
          <w:rPr>
            <w:noProof/>
            <w:sz w:val="22"/>
            <w:szCs w:val="22"/>
          </w:rPr>
          <w:instrText>HYPERLINK "https://doi.org/10.1093/scan/nsx142"</w:instrText>
        </w:r>
        <w:r w:rsidRPr="009B7C2D">
          <w:rPr>
            <w:noProof/>
            <w:sz w:val="22"/>
            <w:szCs w:val="22"/>
          </w:rPr>
        </w:r>
        <w:r w:rsidRPr="009B7C2D">
          <w:rPr>
            <w:noProof/>
            <w:sz w:val="22"/>
            <w:szCs w:val="22"/>
          </w:rPr>
          <w:fldChar w:fldCharType="separate"/>
        </w:r>
        <w:r w:rsidRPr="009B7C2D">
          <w:rPr>
            <w:rStyle w:val="Hyperlink"/>
            <w:noProof/>
            <w:sz w:val="22"/>
            <w:szCs w:val="22"/>
          </w:rPr>
          <w:t>https://doi.org/10.1093/scan/nsx142</w:t>
        </w:r>
        <w:r w:rsidRPr="009B7C2D">
          <w:rPr>
            <w:noProof/>
            <w:sz w:val="22"/>
            <w:szCs w:val="22"/>
          </w:rPr>
          <w:fldChar w:fldCharType="end"/>
        </w:r>
        <w:r w:rsidRPr="009B7C2D">
          <w:rPr>
            <w:noProof/>
            <w:sz w:val="22"/>
            <w:szCs w:val="22"/>
          </w:rPr>
          <w:t xml:space="preserve"> </w:t>
        </w:r>
      </w:ins>
    </w:p>
    <w:p w14:paraId="0D192480" w14:textId="77777777" w:rsidR="00090CDE" w:rsidRPr="009B7C2D" w:rsidRDefault="00090CDE" w:rsidP="00090CDE">
      <w:pPr>
        <w:pStyle w:val="EndNoteBibliography"/>
        <w:ind w:left="720" w:hanging="720"/>
        <w:rPr>
          <w:ins w:id="594" w:author="Stefan Schweinberger" w:date="2025-12-16T01:26:00Z" w16du:dateUtc="2025-12-16T00:26:00Z"/>
          <w:noProof/>
          <w:sz w:val="22"/>
          <w:szCs w:val="22"/>
        </w:rPr>
      </w:pPr>
      <w:ins w:id="595" w:author="Stefan Schweinberger" w:date="2025-12-16T01:26:00Z" w16du:dateUtc="2025-12-16T00:26:00Z">
        <w:r w:rsidRPr="009B7C2D">
          <w:rPr>
            <w:noProof/>
            <w:sz w:val="22"/>
            <w:szCs w:val="22"/>
          </w:rPr>
          <w:t xml:space="preserve">Schweinberger, S. R., Casper, C., Hauthal, N., Kaufmann, J. M., Kawahara, H., Kloth, N., Robertson, D. M. C., Simpson, A. P., &amp; Zaske, R. (2008). Auditory adaptation in voice perception. </w:t>
        </w:r>
        <w:r w:rsidRPr="009B7C2D">
          <w:rPr>
            <w:i/>
            <w:noProof/>
            <w:sz w:val="22"/>
            <w:szCs w:val="22"/>
          </w:rPr>
          <w:t>Current Biology</w:t>
        </w:r>
        <w:r w:rsidRPr="009B7C2D">
          <w:rPr>
            <w:noProof/>
            <w:sz w:val="22"/>
            <w:szCs w:val="22"/>
          </w:rPr>
          <w:t>,</w:t>
        </w:r>
        <w:r w:rsidRPr="009B7C2D">
          <w:rPr>
            <w:i/>
            <w:noProof/>
            <w:sz w:val="22"/>
            <w:szCs w:val="22"/>
          </w:rPr>
          <w:t xml:space="preserve"> 18</w:t>
        </w:r>
        <w:r w:rsidRPr="009B7C2D">
          <w:rPr>
            <w:noProof/>
            <w:sz w:val="22"/>
            <w:szCs w:val="22"/>
          </w:rPr>
          <w:t xml:space="preserve">(9), 684-688. </w:t>
        </w:r>
        <w:r w:rsidRPr="009B7C2D">
          <w:rPr>
            <w:noProof/>
            <w:sz w:val="22"/>
            <w:szCs w:val="22"/>
          </w:rPr>
          <w:fldChar w:fldCharType="begin"/>
        </w:r>
        <w:r w:rsidRPr="009B7C2D">
          <w:rPr>
            <w:noProof/>
            <w:sz w:val="22"/>
            <w:szCs w:val="22"/>
          </w:rPr>
          <w:instrText>HYPERLINK "https://doi.org/10.1016/j.cub.2008.04.015"</w:instrText>
        </w:r>
        <w:r w:rsidRPr="009B7C2D">
          <w:rPr>
            <w:noProof/>
            <w:sz w:val="22"/>
            <w:szCs w:val="22"/>
          </w:rPr>
        </w:r>
        <w:r w:rsidRPr="009B7C2D">
          <w:rPr>
            <w:noProof/>
            <w:sz w:val="22"/>
            <w:szCs w:val="22"/>
          </w:rPr>
          <w:fldChar w:fldCharType="separate"/>
        </w:r>
        <w:r w:rsidRPr="009B7C2D">
          <w:rPr>
            <w:rStyle w:val="Hyperlink"/>
            <w:noProof/>
            <w:sz w:val="22"/>
            <w:szCs w:val="22"/>
          </w:rPr>
          <w:t>https://doi.org/10.1016/j.cub.2008.04.015</w:t>
        </w:r>
        <w:r w:rsidRPr="009B7C2D">
          <w:rPr>
            <w:noProof/>
            <w:sz w:val="22"/>
            <w:szCs w:val="22"/>
          </w:rPr>
          <w:fldChar w:fldCharType="end"/>
        </w:r>
        <w:r w:rsidRPr="009B7C2D">
          <w:rPr>
            <w:noProof/>
            <w:sz w:val="22"/>
            <w:szCs w:val="22"/>
          </w:rPr>
          <w:t xml:space="preserve"> </w:t>
        </w:r>
      </w:ins>
    </w:p>
    <w:p w14:paraId="189A0065" w14:textId="77777777" w:rsidR="00090CDE" w:rsidRPr="009B7C2D" w:rsidRDefault="00090CDE" w:rsidP="00090CDE">
      <w:pPr>
        <w:pStyle w:val="EndNoteBibliography"/>
        <w:ind w:left="720" w:hanging="720"/>
        <w:rPr>
          <w:ins w:id="596" w:author="Stefan Schweinberger" w:date="2025-12-16T01:26:00Z" w16du:dateUtc="2025-12-16T00:26:00Z"/>
          <w:noProof/>
          <w:sz w:val="22"/>
          <w:szCs w:val="22"/>
        </w:rPr>
      </w:pPr>
      <w:ins w:id="597" w:author="Stefan Schweinberger" w:date="2025-12-16T01:26:00Z" w16du:dateUtc="2025-12-16T00:26:00Z">
        <w:r w:rsidRPr="009B7C2D">
          <w:rPr>
            <w:noProof/>
            <w:sz w:val="22"/>
            <w:szCs w:val="22"/>
          </w:rPr>
          <w:t xml:space="preserve">Sui, J., &amp; Humphreys, G. W. (2017). The ubiquitous self: what the properties of self-bias tell us about the self. </w:t>
        </w:r>
        <w:r w:rsidRPr="009B7C2D">
          <w:rPr>
            <w:i/>
            <w:noProof/>
            <w:sz w:val="22"/>
            <w:szCs w:val="22"/>
          </w:rPr>
          <w:t>Annals of the New York Academy of Sciences</w:t>
        </w:r>
        <w:r w:rsidRPr="009B7C2D">
          <w:rPr>
            <w:noProof/>
            <w:sz w:val="22"/>
            <w:szCs w:val="22"/>
          </w:rPr>
          <w:t>,</w:t>
        </w:r>
        <w:r w:rsidRPr="009B7C2D">
          <w:rPr>
            <w:i/>
            <w:noProof/>
            <w:sz w:val="22"/>
            <w:szCs w:val="22"/>
          </w:rPr>
          <w:t xml:space="preserve"> 1396</w:t>
        </w:r>
        <w:r w:rsidRPr="009B7C2D">
          <w:rPr>
            <w:noProof/>
            <w:sz w:val="22"/>
            <w:szCs w:val="22"/>
          </w:rPr>
          <w:t xml:space="preserve">(1), 222-235. </w:t>
        </w:r>
        <w:r w:rsidRPr="009B7C2D">
          <w:rPr>
            <w:noProof/>
            <w:sz w:val="22"/>
            <w:szCs w:val="22"/>
          </w:rPr>
          <w:fldChar w:fldCharType="begin"/>
        </w:r>
        <w:r w:rsidRPr="009B7C2D">
          <w:rPr>
            <w:noProof/>
            <w:sz w:val="22"/>
            <w:szCs w:val="22"/>
          </w:rPr>
          <w:instrText>HYPERLINK "https://doi.org/10.1111/nyas.13197"</w:instrText>
        </w:r>
        <w:r w:rsidRPr="009B7C2D">
          <w:rPr>
            <w:noProof/>
            <w:sz w:val="22"/>
            <w:szCs w:val="22"/>
          </w:rPr>
        </w:r>
        <w:r w:rsidRPr="009B7C2D">
          <w:rPr>
            <w:noProof/>
            <w:sz w:val="22"/>
            <w:szCs w:val="22"/>
          </w:rPr>
          <w:fldChar w:fldCharType="separate"/>
        </w:r>
        <w:r w:rsidRPr="009B7C2D">
          <w:rPr>
            <w:rStyle w:val="Hyperlink"/>
            <w:noProof/>
            <w:sz w:val="22"/>
            <w:szCs w:val="22"/>
          </w:rPr>
          <w:t>https://doi.org/10.1111/nyas.13197</w:t>
        </w:r>
        <w:r w:rsidRPr="009B7C2D">
          <w:rPr>
            <w:noProof/>
            <w:sz w:val="22"/>
            <w:szCs w:val="22"/>
          </w:rPr>
          <w:fldChar w:fldCharType="end"/>
        </w:r>
        <w:r w:rsidRPr="009B7C2D">
          <w:rPr>
            <w:noProof/>
            <w:sz w:val="22"/>
            <w:szCs w:val="22"/>
          </w:rPr>
          <w:t xml:space="preserve"> </w:t>
        </w:r>
      </w:ins>
    </w:p>
    <w:p w14:paraId="670DD784" w14:textId="77777777" w:rsidR="00090CDE" w:rsidRPr="009B7C2D" w:rsidRDefault="00090CDE" w:rsidP="00090CDE">
      <w:pPr>
        <w:pStyle w:val="EndNoteBibliography"/>
        <w:ind w:left="720" w:hanging="720"/>
        <w:rPr>
          <w:ins w:id="598" w:author="Stefan Schweinberger" w:date="2025-12-16T01:26:00Z" w16du:dateUtc="2025-12-16T00:26:00Z"/>
          <w:noProof/>
          <w:sz w:val="22"/>
          <w:szCs w:val="22"/>
        </w:rPr>
      </w:pPr>
      <w:ins w:id="599" w:author="Stefan Schweinberger" w:date="2025-12-16T01:26:00Z" w16du:dateUtc="2025-12-16T00:26:00Z">
        <w:r w:rsidRPr="009B7C2D">
          <w:rPr>
            <w:noProof/>
            <w:sz w:val="22"/>
            <w:szCs w:val="22"/>
          </w:rPr>
          <w:t xml:space="preserve">Tsuchiya, A., &amp; Schweinberger, S. R. (2022). Erkennen von Verwandtschaft zu sich Selbst und bei Anderen. [Recognition of Kinship to Self and in Others]. Part 2, Issue 1/2022. . </w:t>
        </w:r>
        <w:r w:rsidRPr="009B7C2D">
          <w:rPr>
            <w:i/>
            <w:noProof/>
            <w:sz w:val="22"/>
            <w:szCs w:val="22"/>
          </w:rPr>
          <w:t>In-Mind Magazine</w:t>
        </w:r>
        <w:r w:rsidRPr="009B7C2D">
          <w:rPr>
            <w:noProof/>
            <w:sz w:val="22"/>
            <w:szCs w:val="22"/>
          </w:rPr>
          <w:t>,</w:t>
        </w:r>
        <w:r w:rsidRPr="009B7C2D">
          <w:rPr>
            <w:i/>
            <w:noProof/>
            <w:sz w:val="22"/>
            <w:szCs w:val="22"/>
          </w:rPr>
          <w:t xml:space="preserve"> 2</w:t>
        </w:r>
        <w:r w:rsidRPr="009B7C2D">
          <w:rPr>
            <w:noProof/>
            <w:sz w:val="22"/>
            <w:szCs w:val="22"/>
          </w:rPr>
          <w:t xml:space="preserve">(1). </w:t>
        </w:r>
        <w:r w:rsidRPr="009B7C2D">
          <w:rPr>
            <w:noProof/>
            <w:sz w:val="22"/>
            <w:szCs w:val="22"/>
          </w:rPr>
          <w:fldChar w:fldCharType="begin"/>
        </w:r>
        <w:r w:rsidRPr="009B7C2D">
          <w:rPr>
            <w:noProof/>
            <w:sz w:val="22"/>
            <w:szCs w:val="22"/>
          </w:rPr>
          <w:instrText>HYPERLINK "https://de.in-mind.org/article/erkennen-von-verwandtschaft-zu-sich-selbst-und-bei-anderen"</w:instrText>
        </w:r>
        <w:r w:rsidRPr="009B7C2D">
          <w:rPr>
            <w:noProof/>
            <w:sz w:val="22"/>
            <w:szCs w:val="22"/>
          </w:rPr>
        </w:r>
        <w:r w:rsidRPr="009B7C2D">
          <w:rPr>
            <w:noProof/>
            <w:sz w:val="22"/>
            <w:szCs w:val="22"/>
          </w:rPr>
          <w:fldChar w:fldCharType="separate"/>
        </w:r>
        <w:r w:rsidRPr="009B7C2D">
          <w:rPr>
            <w:rStyle w:val="Hyperlink"/>
            <w:noProof/>
            <w:sz w:val="22"/>
            <w:szCs w:val="22"/>
          </w:rPr>
          <w:t>https://de.in-mind.org/article/erkennen-von-verwandtschaft-zu-sich-selbst-und-bei-anderen</w:t>
        </w:r>
        <w:r w:rsidRPr="009B7C2D">
          <w:rPr>
            <w:noProof/>
            <w:sz w:val="22"/>
            <w:szCs w:val="22"/>
          </w:rPr>
          <w:fldChar w:fldCharType="end"/>
        </w:r>
        <w:r w:rsidRPr="009B7C2D">
          <w:rPr>
            <w:noProof/>
            <w:sz w:val="22"/>
            <w:szCs w:val="22"/>
          </w:rPr>
          <w:t xml:space="preserve"> </w:t>
        </w:r>
      </w:ins>
    </w:p>
    <w:p w14:paraId="6234954B" w14:textId="1911BEF8" w:rsidR="00090CDE" w:rsidRDefault="00090CDE" w:rsidP="00090CDE">
      <w:pPr>
        <w:pStyle w:val="CitaviBibliographyEntry"/>
        <w:rPr>
          <w:ins w:id="600" w:author="Stefan Schweinberger" w:date="2025-12-16T01:27:00Z" w16du:dateUtc="2025-12-16T00:27:00Z"/>
          <w:noProof/>
        </w:rPr>
      </w:pPr>
      <w:ins w:id="601" w:author="Stefan Schweinberger" w:date="2025-12-16T01:26:00Z" w16du:dateUtc="2025-12-16T00:26:00Z">
        <w:r w:rsidRPr="009B7C2D">
          <w:rPr>
            <w:noProof/>
          </w:rPr>
          <w:t xml:space="preserve">Yamagishi, J., Veaux, C., King, S., &amp; Renals, S. (2012). Speech synthesis technologies for individuals with vocal disabilities: Voice banking and reconstruction. </w:t>
        </w:r>
        <w:r w:rsidRPr="009B7C2D">
          <w:rPr>
            <w:i/>
            <w:noProof/>
          </w:rPr>
          <w:t>Acoustic Science &amp; Technology</w:t>
        </w:r>
        <w:r w:rsidRPr="009B7C2D">
          <w:rPr>
            <w:noProof/>
          </w:rPr>
          <w:t>,</w:t>
        </w:r>
        <w:r w:rsidRPr="009B7C2D">
          <w:rPr>
            <w:i/>
            <w:noProof/>
          </w:rPr>
          <w:t xml:space="preserve"> 33</w:t>
        </w:r>
        <w:r w:rsidRPr="009B7C2D">
          <w:rPr>
            <w:noProof/>
          </w:rPr>
          <w:t xml:space="preserve">, 1-5. </w:t>
        </w:r>
        <w:r w:rsidRPr="009B7C2D">
          <w:rPr>
            <w:noProof/>
          </w:rPr>
          <w:fldChar w:fldCharType="begin"/>
        </w:r>
        <w:r w:rsidRPr="009B7C2D">
          <w:rPr>
            <w:noProof/>
          </w:rPr>
          <w:instrText>HYPERLINK "https://doi.org/10.1250/ast.33.1"</w:instrText>
        </w:r>
        <w:r w:rsidRPr="009B7C2D">
          <w:rPr>
            <w:noProof/>
          </w:rPr>
        </w:r>
        <w:r w:rsidRPr="009B7C2D">
          <w:rPr>
            <w:noProof/>
          </w:rPr>
          <w:fldChar w:fldCharType="separate"/>
        </w:r>
        <w:r w:rsidRPr="009B7C2D">
          <w:rPr>
            <w:rStyle w:val="Hyperlink"/>
            <w:noProof/>
          </w:rPr>
          <w:t>https://doi.org/10.1250/ast.33.1</w:t>
        </w:r>
        <w:r w:rsidRPr="009B7C2D">
          <w:rPr>
            <w:noProof/>
          </w:rPr>
          <w:fldChar w:fldCharType="end"/>
        </w:r>
      </w:ins>
    </w:p>
    <w:p w14:paraId="08FDB0FD" w14:textId="02BCB02B" w:rsidR="00F26B93" w:rsidRPr="009B7C2D" w:rsidRDefault="00F26B93" w:rsidP="00F26B93">
      <w:pPr>
        <w:pStyle w:val="EndNoteBibliography"/>
        <w:ind w:left="720" w:hanging="720"/>
        <w:rPr>
          <w:ins w:id="602" w:author="Stefan Schweinberger" w:date="2025-12-16T01:27:00Z" w16du:dateUtc="2025-12-16T00:27:00Z"/>
          <w:noProof/>
          <w:sz w:val="22"/>
          <w:szCs w:val="22"/>
        </w:rPr>
      </w:pPr>
      <w:ins w:id="603" w:author="Stefan Schweinberger" w:date="2025-12-16T01:27:00Z" w16du:dateUtc="2025-12-16T00:27:00Z">
        <w:r w:rsidRPr="009B7C2D">
          <w:rPr>
            <w:sz w:val="22"/>
            <w:szCs w:val="22"/>
          </w:rPr>
          <w:fldChar w:fldCharType="begin"/>
        </w:r>
        <w:r w:rsidRPr="009B7C2D">
          <w:rPr>
            <w:sz w:val="22"/>
            <w:szCs w:val="22"/>
          </w:rPr>
          <w:instrText xml:space="preserve"> ADDIN EN.REFLIST </w:instrText>
        </w:r>
        <w:r w:rsidRPr="009B7C2D">
          <w:rPr>
            <w:sz w:val="22"/>
            <w:szCs w:val="22"/>
          </w:rPr>
          <w:fldChar w:fldCharType="separate"/>
        </w:r>
        <w:r w:rsidRPr="009B7C2D">
          <w:rPr>
            <w:noProof/>
            <w:sz w:val="22"/>
            <w:szCs w:val="22"/>
          </w:rPr>
          <w:t xml:space="preserve"> Young, A. W., Frühholz, S., &amp; Schweinberger, S. R. (2020). Face and voice perception: Understanding commonalities and differences. </w:t>
        </w:r>
        <w:r w:rsidRPr="009B7C2D">
          <w:rPr>
            <w:i/>
            <w:noProof/>
            <w:sz w:val="22"/>
            <w:szCs w:val="22"/>
          </w:rPr>
          <w:t>Trends in Cognitive Sciences</w:t>
        </w:r>
        <w:r w:rsidRPr="009B7C2D">
          <w:rPr>
            <w:noProof/>
            <w:sz w:val="22"/>
            <w:szCs w:val="22"/>
          </w:rPr>
          <w:t>,</w:t>
        </w:r>
        <w:r w:rsidRPr="009B7C2D">
          <w:rPr>
            <w:i/>
            <w:noProof/>
            <w:sz w:val="22"/>
            <w:szCs w:val="22"/>
          </w:rPr>
          <w:t xml:space="preserve"> 24</w:t>
        </w:r>
        <w:r w:rsidRPr="009B7C2D">
          <w:rPr>
            <w:noProof/>
            <w:sz w:val="22"/>
            <w:szCs w:val="22"/>
          </w:rPr>
          <w:t xml:space="preserve">(5), 398-410. </w:t>
        </w:r>
        <w:r w:rsidRPr="009B7C2D">
          <w:rPr>
            <w:noProof/>
            <w:sz w:val="22"/>
            <w:szCs w:val="22"/>
          </w:rPr>
          <w:fldChar w:fldCharType="begin"/>
        </w:r>
        <w:r w:rsidRPr="009B7C2D">
          <w:rPr>
            <w:noProof/>
            <w:sz w:val="22"/>
            <w:szCs w:val="22"/>
          </w:rPr>
          <w:instrText>HYPERLINK "https://doi.org/10.1016/j.tics.2020.02.001"</w:instrText>
        </w:r>
        <w:r w:rsidRPr="009B7C2D">
          <w:rPr>
            <w:noProof/>
            <w:sz w:val="22"/>
            <w:szCs w:val="22"/>
          </w:rPr>
        </w:r>
        <w:r w:rsidRPr="009B7C2D">
          <w:rPr>
            <w:noProof/>
            <w:sz w:val="22"/>
            <w:szCs w:val="22"/>
          </w:rPr>
          <w:fldChar w:fldCharType="separate"/>
        </w:r>
        <w:r w:rsidRPr="009B7C2D">
          <w:rPr>
            <w:rStyle w:val="Hyperlink"/>
            <w:noProof/>
            <w:sz w:val="22"/>
            <w:szCs w:val="22"/>
          </w:rPr>
          <w:t>https://doi.org/10.1016/j.tics.2020.02.001</w:t>
        </w:r>
        <w:r w:rsidRPr="009B7C2D">
          <w:rPr>
            <w:noProof/>
            <w:sz w:val="22"/>
            <w:szCs w:val="22"/>
          </w:rPr>
          <w:fldChar w:fldCharType="end"/>
        </w:r>
        <w:r w:rsidRPr="009B7C2D">
          <w:rPr>
            <w:noProof/>
            <w:sz w:val="22"/>
            <w:szCs w:val="22"/>
          </w:rPr>
          <w:t xml:space="preserve"> </w:t>
        </w:r>
      </w:ins>
    </w:p>
    <w:p w14:paraId="5C85FFD2" w14:textId="077B91CF" w:rsidR="00F26B93" w:rsidRPr="00283EC7" w:rsidRDefault="00F26B93" w:rsidP="00F26B93">
      <w:pPr>
        <w:pStyle w:val="CitaviBibliographyEntry"/>
        <w:rPr>
          <w:lang w:val="en-US"/>
        </w:rPr>
      </w:pPr>
      <w:ins w:id="604" w:author="Stefan Schweinberger" w:date="2025-12-16T01:27:00Z" w16du:dateUtc="2025-12-16T00:27:00Z">
        <w:r w:rsidRPr="009B7C2D">
          <w:fldChar w:fldCharType="end"/>
        </w:r>
      </w:ins>
    </w:p>
    <w:sectPr w:rsidR="00F26B93" w:rsidRPr="00283E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tefan Schweinberger" w:date="2025-12-15T10:31:00Z" w:initials="SRS">
    <w:p w14:paraId="66801FD1" w14:textId="4B64A90A" w:rsidR="00ED322A" w:rsidRDefault="00ED322A">
      <w:pPr>
        <w:pStyle w:val="Kommentartext"/>
      </w:pPr>
      <w:r>
        <w:rPr>
          <w:rStyle w:val="Kommentarzeichen"/>
        </w:rPr>
        <w:annotationRef/>
      </w:r>
      <w:r>
        <w:t xml:space="preserve">Ich fand Deinen Titel etwas zu wenig </w:t>
      </w:r>
      <w:proofErr w:type="spellStart"/>
      <w:r>
        <w:t>selbstbewußt</w:t>
      </w:r>
      <w:proofErr w:type="spellEnd"/>
      <w:r>
        <w:t xml:space="preserve"> Tine – und diese Version gefällt mir nach wie vor besser. Wir könnten m.E. sogar überlegen das „Response </w:t>
      </w:r>
      <w:proofErr w:type="spellStart"/>
      <w:r>
        <w:t>letter</w:t>
      </w:r>
      <w:proofErr w:type="spellEnd"/>
      <w:r>
        <w:t xml:space="preserve"> </w:t>
      </w:r>
      <w:r w:rsidR="00090CDE">
        <w:t xml:space="preserve">(Reply) </w:t>
      </w:r>
      <w:proofErr w:type="spellStart"/>
      <w:r>
        <w:t>to</w:t>
      </w:r>
      <w:proofErr w:type="spellEnd"/>
      <w:r>
        <w:t xml:space="preserve"> Pinheiro (2025)“ ganz wegzulassen – das ist ja so erwartbar. Aber </w:t>
      </w:r>
      <w:proofErr w:type="spellStart"/>
      <w:r>
        <w:t>see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. </w:t>
      </w:r>
    </w:p>
  </w:comment>
  <w:comment w:id="146" w:author="christine.nussbaum" w:date="2025-12-10T14:06:00Z" w:initials="c">
    <w:p w14:paraId="6CAF13CC" w14:textId="77777777" w:rsidR="00BE231E" w:rsidRDefault="00BE231E" w:rsidP="00BE231E">
      <w:pPr>
        <w:pStyle w:val="Kommentartext"/>
      </w:pPr>
      <w:r>
        <w:rPr>
          <w:rStyle w:val="Kommentarzeichen"/>
        </w:rPr>
        <w:annotationRef/>
      </w:r>
      <w:r>
        <w:t xml:space="preserve">Das ist der </w:t>
      </w:r>
      <w:proofErr w:type="spellStart"/>
      <w:r>
        <w:t>Hint</w:t>
      </w:r>
      <w:proofErr w:type="spellEnd"/>
      <w:r>
        <w:t xml:space="preserve"> auf deinen Teil Stefan. Hoffe, das passt so? Sonst pass das gerne an.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801FD1" w15:done="0"/>
  <w15:commentEx w15:paraId="6CAF13C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423B87" w16cex:dateUtc="2025-12-15T09:31:00Z"/>
  <w16cex:commentExtensible w16cex:durableId="07D8E4F4" w16cex:dateUtc="2025-12-10T13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801FD1" w16cid:durableId="01423B87"/>
  <w16cid:commentId w16cid:paraId="6CAF13CC" w16cid:durableId="07D8E4F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6F49"/>
    <w:multiLevelType w:val="hybridMultilevel"/>
    <w:tmpl w:val="44EEC8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B079D6"/>
    <w:multiLevelType w:val="hybridMultilevel"/>
    <w:tmpl w:val="BAF287D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F516E6"/>
    <w:multiLevelType w:val="hybridMultilevel"/>
    <w:tmpl w:val="74429632"/>
    <w:lvl w:ilvl="0" w:tplc="71042E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831644">
    <w:abstractNumId w:val="0"/>
  </w:num>
  <w:num w:numId="2" w16cid:durableId="1441148406">
    <w:abstractNumId w:val="1"/>
  </w:num>
  <w:num w:numId="3" w16cid:durableId="49191348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tefan Schweinberger">
    <w15:presenceInfo w15:providerId="None" w15:userId="Stefan Schweinberger"/>
  </w15:person>
  <w15:person w15:author="christine.nussbaum">
    <w15:presenceInfo w15:providerId="AD" w15:userId="S::christine.nussbaum@uni-jena.de::94e65631-3463-4783-acd6-cf4969c56d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64"/>
    <w:rsid w:val="000027CE"/>
    <w:rsid w:val="00090CDE"/>
    <w:rsid w:val="000C0311"/>
    <w:rsid w:val="000E06AA"/>
    <w:rsid w:val="00157F25"/>
    <w:rsid w:val="00165DD3"/>
    <w:rsid w:val="00171408"/>
    <w:rsid w:val="00252128"/>
    <w:rsid w:val="002543B8"/>
    <w:rsid w:val="00283EC7"/>
    <w:rsid w:val="002C342F"/>
    <w:rsid w:val="002C62BA"/>
    <w:rsid w:val="002E50B3"/>
    <w:rsid w:val="00387362"/>
    <w:rsid w:val="0040504C"/>
    <w:rsid w:val="00414CCD"/>
    <w:rsid w:val="00464168"/>
    <w:rsid w:val="004773F4"/>
    <w:rsid w:val="00490EE3"/>
    <w:rsid w:val="004A28A1"/>
    <w:rsid w:val="005234E6"/>
    <w:rsid w:val="00546A13"/>
    <w:rsid w:val="005868F3"/>
    <w:rsid w:val="00594347"/>
    <w:rsid w:val="005A0100"/>
    <w:rsid w:val="005B2265"/>
    <w:rsid w:val="005C35DF"/>
    <w:rsid w:val="005F645D"/>
    <w:rsid w:val="006373C6"/>
    <w:rsid w:val="00653564"/>
    <w:rsid w:val="006B3024"/>
    <w:rsid w:val="006E18F1"/>
    <w:rsid w:val="007151D5"/>
    <w:rsid w:val="00715FC9"/>
    <w:rsid w:val="00725407"/>
    <w:rsid w:val="00752D03"/>
    <w:rsid w:val="0077454E"/>
    <w:rsid w:val="00796012"/>
    <w:rsid w:val="007A4FFD"/>
    <w:rsid w:val="00805463"/>
    <w:rsid w:val="00812999"/>
    <w:rsid w:val="00884D27"/>
    <w:rsid w:val="00890B57"/>
    <w:rsid w:val="008B6B62"/>
    <w:rsid w:val="00950004"/>
    <w:rsid w:val="00954ECA"/>
    <w:rsid w:val="00980329"/>
    <w:rsid w:val="009B54B6"/>
    <w:rsid w:val="009B63D3"/>
    <w:rsid w:val="009F23A7"/>
    <w:rsid w:val="00A0559E"/>
    <w:rsid w:val="00A1110C"/>
    <w:rsid w:val="00AA42BC"/>
    <w:rsid w:val="00AA574C"/>
    <w:rsid w:val="00AB7BD3"/>
    <w:rsid w:val="00AE0944"/>
    <w:rsid w:val="00B06630"/>
    <w:rsid w:val="00B4029B"/>
    <w:rsid w:val="00BE231E"/>
    <w:rsid w:val="00C3527B"/>
    <w:rsid w:val="00C43EB8"/>
    <w:rsid w:val="00CC121E"/>
    <w:rsid w:val="00CD5628"/>
    <w:rsid w:val="00CD5EFA"/>
    <w:rsid w:val="00D550EE"/>
    <w:rsid w:val="00D8614A"/>
    <w:rsid w:val="00DB59CF"/>
    <w:rsid w:val="00DF1F2D"/>
    <w:rsid w:val="00E0659A"/>
    <w:rsid w:val="00EC49EB"/>
    <w:rsid w:val="00ED322A"/>
    <w:rsid w:val="00ED3E33"/>
    <w:rsid w:val="00F2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96A5"/>
  <w15:chartTrackingRefBased/>
  <w15:docId w15:val="{F4DDF307-0183-4418-8264-6CC342B3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B7B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A4F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B7B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7B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B7B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B7B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B7BD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B7BD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B7BD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7A4FF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enabsatz">
    <w:name w:val="List Paragraph"/>
    <w:basedOn w:val="Standard"/>
    <w:uiPriority w:val="34"/>
    <w:qFormat/>
    <w:rsid w:val="007A4FFD"/>
    <w:pPr>
      <w:ind w:left="720"/>
      <w:contextualSpacing/>
    </w:pPr>
  </w:style>
  <w:style w:type="character" w:styleId="Kommentarzeichen">
    <w:name w:val="annotation reference"/>
    <w:basedOn w:val="Absatz-Standardschriftart"/>
    <w:uiPriority w:val="99"/>
    <w:semiHidden/>
    <w:unhideWhenUsed/>
    <w:rsid w:val="00884D2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884D2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884D2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84D2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84D27"/>
    <w:rPr>
      <w:b/>
      <w:bCs/>
      <w:sz w:val="20"/>
      <w:szCs w:val="20"/>
    </w:rPr>
  </w:style>
  <w:style w:type="character" w:styleId="Platzhaltertext">
    <w:name w:val="Placeholder Text"/>
    <w:basedOn w:val="Absatz-Standardschriftart"/>
    <w:uiPriority w:val="99"/>
    <w:semiHidden/>
    <w:rsid w:val="00AB7BD3"/>
    <w:rPr>
      <w:color w:val="666666"/>
    </w:rPr>
  </w:style>
  <w:style w:type="paragraph" w:customStyle="1" w:styleId="CitaviBibliographyEntry">
    <w:name w:val="Citavi Bibliography Entry"/>
    <w:basedOn w:val="Standard"/>
    <w:link w:val="CitaviBibliographyEntryZchn"/>
    <w:uiPriority w:val="99"/>
    <w:rsid w:val="00AB7BD3"/>
    <w:pPr>
      <w:tabs>
        <w:tab w:val="left" w:pos="720"/>
      </w:tabs>
      <w:spacing w:after="0"/>
      <w:ind w:left="720" w:hanging="720"/>
    </w:pPr>
  </w:style>
  <w:style w:type="character" w:customStyle="1" w:styleId="CitaviBibliographyEntryZchn">
    <w:name w:val="Citavi Bibliography Entry Zchn"/>
    <w:basedOn w:val="Absatz-Standardschriftart"/>
    <w:link w:val="CitaviBibliographyEntry"/>
    <w:uiPriority w:val="99"/>
    <w:rsid w:val="00AB7BD3"/>
  </w:style>
  <w:style w:type="paragraph" w:customStyle="1" w:styleId="CitaviBibliographyHeading">
    <w:name w:val="Citavi Bibliography Heading"/>
    <w:basedOn w:val="berschrift1"/>
    <w:link w:val="CitaviBibliographyHeadingZchn"/>
    <w:uiPriority w:val="99"/>
    <w:rsid w:val="00AB7BD3"/>
  </w:style>
  <w:style w:type="character" w:customStyle="1" w:styleId="CitaviBibliographyHeadingZchn">
    <w:name w:val="Citavi Bibliography Heading Zchn"/>
    <w:basedOn w:val="Absatz-Standardschriftart"/>
    <w:link w:val="Citavi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AB7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itaviChapterBibliographyHeading">
    <w:name w:val="Citavi Chapter Bibliography Heading"/>
    <w:basedOn w:val="berschrift2"/>
    <w:link w:val="CitaviChapterBibliographyHeadingZchn"/>
    <w:uiPriority w:val="99"/>
    <w:rsid w:val="00AB7BD3"/>
  </w:style>
  <w:style w:type="character" w:customStyle="1" w:styleId="CitaviChapterBibliographyHeadingZchn">
    <w:name w:val="Citavi Chapter Bibliography Heading Zchn"/>
    <w:basedOn w:val="Absatz-Standardschriftart"/>
    <w:link w:val="CitaviChapterBibliographyHeading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itaviBibliographySubheading1">
    <w:name w:val="Citavi Bibliography Subheading 1"/>
    <w:basedOn w:val="berschrift2"/>
    <w:link w:val="CitaviBibliographySubheading1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customStyle="1" w:styleId="CitaviBibliographySubheading2">
    <w:name w:val="Citavi Bibliography Subheading 2"/>
    <w:basedOn w:val="berschrift3"/>
    <w:link w:val="CitaviBibliographySubheading2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B7B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CitaviBibliographySubheading3">
    <w:name w:val="Citavi Bibliography Subheading 3"/>
    <w:basedOn w:val="berschrift4"/>
    <w:link w:val="CitaviBibliographySubheading3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uiPriority w:val="99"/>
    <w:rsid w:val="00AB7BD3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7B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itaviBibliographySubheading4">
    <w:name w:val="Citavi Bibliography Subheading 4"/>
    <w:basedOn w:val="berschrift5"/>
    <w:link w:val="CitaviBibliographySubheading4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uiPriority w:val="99"/>
    <w:rsid w:val="00AB7BD3"/>
    <w:rPr>
      <w:rFonts w:asciiTheme="majorHAnsi" w:eastAsiaTheme="majorEastAsia" w:hAnsiTheme="majorHAnsi" w:cstheme="majorBidi"/>
      <w:color w:val="2F5496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B7BD3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itaviBibliographySubheading5">
    <w:name w:val="Citavi Bibliography Subheading 5"/>
    <w:basedOn w:val="berschrift6"/>
    <w:link w:val="CitaviBibliographySubheading5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uiPriority w:val="99"/>
    <w:rsid w:val="00AB7BD3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B7BD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itaviBibliographySubheading6">
    <w:name w:val="Citavi Bibliography Subheading 6"/>
    <w:basedOn w:val="berschrift7"/>
    <w:link w:val="CitaviBibliographySubheading6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uiPriority w:val="99"/>
    <w:rsid w:val="00AB7BD3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B7BD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CitaviBibliographySubheading7">
    <w:name w:val="Citavi Bibliography Subheading 7"/>
    <w:basedOn w:val="berschrift8"/>
    <w:link w:val="CitaviBibliographySubheading7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uiPriority w:val="99"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B7BD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customStyle="1" w:styleId="CitaviBibliographySubheading8">
    <w:name w:val="Citavi Bibliography Subheading 8"/>
    <w:basedOn w:val="berschrift9"/>
    <w:link w:val="CitaviBibliographySubheading8Zchn"/>
    <w:uiPriority w:val="99"/>
    <w:rsid w:val="00AB7BD3"/>
    <w:pPr>
      <w:outlineLvl w:val="9"/>
    </w:pPr>
    <w:rPr>
      <w:lang w:val="en-US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uiPriority w:val="99"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B7BD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erarbeitung">
    <w:name w:val="Revision"/>
    <w:hidden/>
    <w:uiPriority w:val="99"/>
    <w:semiHidden/>
    <w:rsid w:val="00ED322A"/>
    <w:pPr>
      <w:spacing w:after="0" w:line="240" w:lineRule="auto"/>
    </w:pPr>
  </w:style>
  <w:style w:type="paragraph" w:customStyle="1" w:styleId="EndNoteBibliography">
    <w:name w:val="EndNote Bibliography"/>
    <w:basedOn w:val="Standard"/>
    <w:link w:val="EndNoteBibliographyZchn"/>
    <w:rsid w:val="00090CDE"/>
    <w:pPr>
      <w:spacing w:after="0" w:line="240" w:lineRule="auto"/>
    </w:pPr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customStyle="1" w:styleId="EndNoteBibliographyZchn">
    <w:name w:val="EndNote Bibliography Zchn"/>
    <w:basedOn w:val="Absatz-Standardschriftart"/>
    <w:link w:val="EndNoteBibliography"/>
    <w:rsid w:val="00090CDE"/>
    <w:rPr>
      <w:rFonts w:ascii="Calibri" w:hAnsi="Calibri" w:cs="Calibri"/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Absatz-Standardschriftart"/>
    <w:uiPriority w:val="99"/>
    <w:unhideWhenUsed/>
    <w:rsid w:val="00090C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glossaryDocument" Target="glossary/document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1412646-42F9-41FD-8BEE-424359BBF889}"/>
      </w:docPartPr>
      <w:docPartBody>
        <w:p w:rsidR="004C4A5E" w:rsidRDefault="00472D5F">
          <w:r w:rsidRPr="0070063E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D5F"/>
    <w:rsid w:val="000C0311"/>
    <w:rsid w:val="00213A4D"/>
    <w:rsid w:val="003802CF"/>
    <w:rsid w:val="00472D5F"/>
    <w:rsid w:val="004C4A5E"/>
    <w:rsid w:val="004D6FC4"/>
    <w:rsid w:val="009B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472D5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25345</Words>
  <Characters>159676</Characters>
  <Application>Microsoft Office Word</Application>
  <DocSecurity>0</DocSecurity>
  <Lines>1330</Lines>
  <Paragraphs>369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Nussbaum</dc:creator>
  <cp:keywords/>
  <dc:description/>
  <cp:lastModifiedBy>Stefan Schweinberger</cp:lastModifiedBy>
  <cp:revision>26</cp:revision>
  <cp:lastPrinted>2025-12-15T09:21:00Z</cp:lastPrinted>
  <dcterms:created xsi:type="dcterms:W3CDTF">2025-12-15T09:29:00Z</dcterms:created>
  <dcterms:modified xsi:type="dcterms:W3CDTF">2025-12-16T00:29:00Z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CloudProjectKey=xud3xgg861m0hk8a0a24t2ak7mdcek4vkbkbm2dq163; ProjectName=LibraryCNussbaum</vt:lpwstr>
  </property>
  <property fmtid="{D5CDD505-2E9C-101B-9397-08002B2CF9AE}" pid="3" name="CitaviDocumentProperty_7">
    <vt:lpwstr>LibraryCNussbaum</vt:lpwstr>
  </property>
  <property fmtid="{D5CDD505-2E9C-101B-9397-08002B2CF9AE}" pid="4" name="CitaviDocumentProperty_0">
    <vt:lpwstr>a497688b-32bf-4a30-a6ed-cca847fabde3</vt:lpwstr>
  </property>
  <property fmtid="{D5CDD505-2E9C-101B-9397-08002B2CF9AE}" pid="5" name="CitaviDocumentProperty_1">
    <vt:lpwstr>6.11.0.0</vt:lpwstr>
  </property>
  <property fmtid="{D5CDD505-2E9C-101B-9397-08002B2CF9AE}" pid="6" name="CitaviDocumentProperty_6">
    <vt:lpwstr>True</vt:lpwstr>
  </property>
</Properties>
</file>