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FD32" w14:textId="29C36A49" w:rsidR="006629C7" w:rsidRPr="00A53822" w:rsidRDefault="006629C7" w:rsidP="006629C7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commentRangeStart w:id="0"/>
      <w:commentRangeStart w:id="1"/>
      <w:r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commentRangeEnd w:id="0"/>
      <w:r>
        <w:rPr>
          <w:rStyle w:val="Kommentarzeichen"/>
        </w:rPr>
        <w:commentReference w:id="0"/>
      </w:r>
      <w:commentRangeEnd w:id="1"/>
      <w:r w:rsidR="00963D70">
        <w:rPr>
          <w:rStyle w:val="Kommentarzeichen"/>
        </w:rPr>
        <w:commentReference w:id="1"/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346DE1D5" w14:textId="767D727B" w:rsidR="00241CD9" w:rsidRDefault="00241CD9" w:rsidP="00241CD9">
      <w:pPr>
        <w:rPr>
          <w:lang w:val="en-US"/>
        </w:rPr>
      </w:pPr>
    </w:p>
    <w:p w14:paraId="0F3F7AEE" w14:textId="538C8445" w:rsidR="00241CD9" w:rsidRPr="00A53822" w:rsidRDefault="00241CD9" w:rsidP="00241CD9">
      <w:pPr>
        <w:jc w:val="center"/>
        <w:rPr>
          <w:lang w:val="en-US"/>
        </w:rPr>
      </w:pPr>
      <w:r>
        <w:rPr>
          <w:highlight w:val="yellow"/>
          <w:lang w:val="en-US"/>
        </w:rPr>
        <w:t>Aspects of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s</w:t>
      </w:r>
      <w:r w:rsidRPr="00A30CBA">
        <w:rPr>
          <w:highlight w:val="yellow"/>
          <w:lang w:val="en-US"/>
        </w:rPr>
        <w:t>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>
        <w:rPr>
          <w:highlight w:val="yellow"/>
          <w:lang w:val="en-US"/>
        </w:rPr>
        <w:t>for</w:t>
      </w:r>
      <w:r w:rsidRPr="00A30CBA">
        <w:rPr>
          <w:highlight w:val="yellow"/>
          <w:lang w:val="en-US"/>
        </w:rPr>
        <w:t xml:space="preserve"> </w:t>
      </w:r>
      <w:r w:rsidR="006629C7"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 xml:space="preserve">nderstanding </w:t>
      </w:r>
      <w:r w:rsidR="006629C7">
        <w:rPr>
          <w:highlight w:val="yellow"/>
          <w:lang w:val="en-US"/>
        </w:rPr>
        <w:t>v</w:t>
      </w:r>
      <w:r w:rsidRPr="00A30CBA">
        <w:rPr>
          <w:highlight w:val="yellow"/>
          <w:lang w:val="en-US"/>
        </w:rPr>
        <w:t xml:space="preserve">oice </w:t>
      </w:r>
      <w:r w:rsidR="006629C7">
        <w:rPr>
          <w:highlight w:val="yellow"/>
          <w:lang w:val="en-US"/>
        </w:rPr>
        <w:t>n</w:t>
      </w:r>
      <w:r w:rsidRPr="00A30CBA">
        <w:rPr>
          <w:highlight w:val="yellow"/>
          <w:lang w:val="en-US"/>
        </w:rPr>
        <w:t>aturalness</w:t>
      </w:r>
      <w:r w:rsidR="006629C7">
        <w:rPr>
          <w:highlight w:val="yellow"/>
          <w:lang w:val="en-US"/>
        </w:rPr>
        <w:t xml:space="preserve"> and vice versa</w:t>
      </w:r>
      <w:r w:rsidRPr="00A30CBA">
        <w:rPr>
          <w:highlight w:val="yellow"/>
          <w:lang w:val="en-US"/>
        </w:rPr>
        <w:t xml:space="preserve">: </w:t>
      </w:r>
      <w:r w:rsidRPr="00A30CBA">
        <w:rPr>
          <w:highlight w:val="yellow"/>
          <w:lang w:val="en-US"/>
        </w:rPr>
        <w:br/>
        <w:t>A Reply to Pinheiro (2025)</w:t>
      </w:r>
    </w:p>
    <w:p w14:paraId="459DCB2D" w14:textId="5C873D52" w:rsidR="00241CD9" w:rsidRDefault="00241CD9" w:rsidP="00241CD9">
      <w:pPr>
        <w:rPr>
          <w:lang w:val="en-US"/>
        </w:rPr>
      </w:pPr>
    </w:p>
    <w:p w14:paraId="30BBE222" w14:textId="00E11462" w:rsidR="001A6BF8" w:rsidRPr="00A53822" w:rsidRDefault="001A6BF8" w:rsidP="001A6BF8">
      <w:pPr>
        <w:jc w:val="center"/>
        <w:rPr>
          <w:lang w:val="en-US"/>
        </w:rPr>
      </w:pPr>
      <w:r>
        <w:rPr>
          <w:highlight w:val="yellow"/>
          <w:lang w:val="en-US"/>
        </w:rPr>
        <w:t>U</w:t>
      </w:r>
      <w:r w:rsidRPr="00A30CBA">
        <w:rPr>
          <w:highlight w:val="yellow"/>
          <w:lang w:val="en-US"/>
        </w:rPr>
        <w:t>nderstanding Voice Naturalness</w:t>
      </w:r>
      <w:r>
        <w:rPr>
          <w:highlight w:val="yellow"/>
          <w:lang w:val="en-US"/>
        </w:rPr>
        <w:t xml:space="preserve"> – an inclusive framework incorporating aspects of authenticity and self-voice processing </w:t>
      </w:r>
      <w:r w:rsidRPr="00A30CBA">
        <w:rPr>
          <w:highlight w:val="yellow"/>
          <w:lang w:val="en-US"/>
        </w:rPr>
        <w:t xml:space="preserve"> </w:t>
      </w:r>
      <w:r w:rsidRPr="00A30CBA">
        <w:rPr>
          <w:highlight w:val="yellow"/>
          <w:lang w:val="en-US"/>
        </w:rPr>
        <w:br/>
        <w:t>A Reply to Pinheiro (2025)</w:t>
      </w:r>
    </w:p>
    <w:p w14:paraId="0E17A7DF" w14:textId="3C77E517" w:rsidR="00F17EFD" w:rsidRPr="00E57B54" w:rsidRDefault="00F17EFD">
      <w:pPr>
        <w:rPr>
          <w:ins w:id="2" w:author="Stefan Schweinberger" w:date="2026-01-11T13:58:00Z" w16du:dateUtc="2026-01-11T12:58:00Z"/>
          <w:highlight w:val="yellow"/>
          <w:rPrChange w:id="3" w:author="christine.nussbaum" w:date="2026-01-11T15:38:00Z" w16du:dateUtc="2026-01-11T14:38:00Z">
            <w:rPr>
              <w:ins w:id="4" w:author="Stefan Schweinberger" w:date="2026-01-11T13:58:00Z" w16du:dateUtc="2026-01-11T12:58:00Z"/>
              <w:highlight w:val="yellow"/>
              <w:lang w:val="en-US"/>
            </w:rPr>
          </w:rPrChange>
        </w:rPr>
        <w:pPrChange w:id="5" w:author="Stefan Schweinberger" w:date="2026-01-11T13:58:00Z" w16du:dateUtc="2026-01-11T12:58:00Z">
          <w:pPr>
            <w:jc w:val="center"/>
          </w:pPr>
        </w:pPrChange>
      </w:pPr>
      <w:ins w:id="6" w:author="Stefan Schweinberger" w:date="2026-01-11T13:58:00Z" w16du:dateUtc="2026-01-11T12:58:00Z">
        <w:r w:rsidRPr="00E57B54">
          <w:rPr>
            <w:highlight w:val="yellow"/>
            <w:rPrChange w:id="7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Der letzte gefällt mir schon sehr gut, </w:t>
        </w:r>
      </w:ins>
      <w:ins w:id="8" w:author="Stefan Schweinberger" w:date="2026-01-11T13:59:00Z" w16du:dateUtc="2026-01-11T12:59:00Z">
        <w:r w:rsidRPr="00E57B54">
          <w:rPr>
            <w:highlight w:val="yellow"/>
            <w:rPrChange w:id="9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>und ich finde auch Authenticity sollte in den Titel. E</w:t>
        </w:r>
      </w:ins>
      <w:ins w:id="10" w:author="Stefan Schweinberger" w:date="2026-01-11T13:58:00Z" w16du:dateUtc="2026-01-11T12:58:00Z">
        <w:r w:rsidRPr="00E57B54">
          <w:rPr>
            <w:highlight w:val="yellow"/>
            <w:rPrChange w:id="11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inen </w:t>
        </w:r>
      </w:ins>
      <w:ins w:id="12" w:author="Stefan Schweinberger" w:date="2026-01-11T13:59:00Z" w16du:dateUtc="2026-01-11T12:59:00Z">
        <w:r w:rsidRPr="00E57B54">
          <w:rPr>
            <w:highlight w:val="yellow"/>
            <w:rPrChange w:id="13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kleinen </w:t>
        </w:r>
      </w:ins>
      <w:ins w:id="14" w:author="Stefan Schweinberger" w:date="2026-01-11T13:58:00Z" w16du:dateUtc="2026-01-11T12:58:00Z">
        <w:r w:rsidRPr="00E57B54">
          <w:rPr>
            <w:highlight w:val="yellow"/>
            <w:rPrChange w:id="15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Tick besser </w:t>
        </w:r>
      </w:ins>
      <w:ins w:id="16" w:author="Stefan Schweinberger" w:date="2026-01-11T13:59:00Z" w16du:dateUtc="2026-01-11T12:59:00Z">
        <w:r w:rsidRPr="00E57B54">
          <w:rPr>
            <w:highlight w:val="yellow"/>
            <w:rPrChange w:id="17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gefiele mir noch (mit kursiv, das kommt dann in den Titel </w:t>
        </w:r>
      </w:ins>
      <w:ins w:id="18" w:author="Stefan Schweinberger" w:date="2026-01-11T14:00:00Z" w16du:dateUtc="2026-01-11T13:00:00Z">
        <w:r w:rsidRPr="00E57B54">
          <w:rPr>
            <w:highlight w:val="yellow"/>
            <w:rPrChange w:id="19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im Print </w:t>
        </w:r>
      </w:ins>
      <w:ins w:id="20" w:author="Stefan Schweinberger" w:date="2026-01-11T13:59:00Z" w16du:dateUtc="2026-01-11T12:59:00Z">
        <w:r w:rsidRPr="00E57B54">
          <w:rPr>
            <w:highlight w:val="yellow"/>
            <w:rPrChange w:id="21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und </w:t>
        </w:r>
      </w:ins>
      <w:ins w:id="22" w:author="Stefan Schweinberger" w:date="2026-01-11T14:00:00Z" w16du:dateUtc="2026-01-11T13:00:00Z">
        <w:r w:rsidRPr="00E57B54">
          <w:rPr>
            <w:highlight w:val="yellow"/>
            <w:rPrChange w:id="23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hilft das </w:t>
        </w:r>
        <w:proofErr w:type="spellStart"/>
        <w:proofErr w:type="gramStart"/>
        <w:r w:rsidRPr="00E57B54">
          <w:rPr>
            <w:highlight w:val="yellow"/>
            <w:rPrChange w:id="24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>TiCS</w:t>
        </w:r>
        <w:proofErr w:type="spellEnd"/>
        <w:r w:rsidRPr="00E57B54">
          <w:rPr>
            <w:highlight w:val="yellow"/>
            <w:rPrChange w:id="25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 Paper</w:t>
        </w:r>
        <w:proofErr w:type="gramEnd"/>
        <w:r w:rsidRPr="00E57B54">
          <w:rPr>
            <w:highlight w:val="yellow"/>
            <w:rPrChange w:id="26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 </w:t>
        </w:r>
        <w:proofErr w:type="gramStart"/>
        <w:r w:rsidRPr="00E57B54">
          <w:rPr>
            <w:highlight w:val="yellow"/>
            <w:rPrChange w:id="27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>zum Trademark</w:t>
        </w:r>
        <w:proofErr w:type="gramEnd"/>
        <w:r w:rsidRPr="00E57B54">
          <w:rPr>
            <w:highlight w:val="yellow"/>
            <w:rPrChange w:id="28" w:author="christine.nussbaum" w:date="2026-01-11T15:38:00Z" w16du:dateUtc="2026-01-11T14:38:00Z">
              <w:rPr>
                <w:highlight w:val="yellow"/>
                <w:lang w:val="en-US"/>
              </w:rPr>
            </w:rPrChange>
          </w:rPr>
          <w:t xml:space="preserve"> zu machen)</w:t>
        </w:r>
      </w:ins>
    </w:p>
    <w:p w14:paraId="4B485399" w14:textId="57864399" w:rsidR="001A6BF8" w:rsidRDefault="00DE37F0">
      <w:pPr>
        <w:jc w:val="center"/>
        <w:rPr>
          <w:lang w:val="en-US"/>
        </w:rPr>
        <w:pPrChange w:id="29" w:author="Stefan Schweinberger" w:date="2026-01-11T13:56:00Z" w16du:dateUtc="2026-01-11T12:56:00Z">
          <w:pPr/>
        </w:pPrChange>
      </w:pPr>
      <w:bookmarkStart w:id="30" w:name="_Hlk219038330"/>
      <w:ins w:id="31" w:author="Stefan Schweinberger" w:date="2026-01-11T13:56:00Z" w16du:dateUtc="2026-01-11T12:56:00Z">
        <w:r>
          <w:rPr>
            <w:highlight w:val="yellow"/>
            <w:lang w:val="en-US"/>
          </w:rPr>
          <w:t xml:space="preserve">How </w:t>
        </w:r>
        <w:r w:rsidRPr="00F17EFD">
          <w:rPr>
            <w:i/>
            <w:iCs/>
            <w:highlight w:val="yellow"/>
            <w:lang w:val="en-US"/>
            <w:rPrChange w:id="32" w:author="Stefan Schweinberger" w:date="2026-01-11T13:58:00Z" w16du:dateUtc="2026-01-11T12:58:00Z">
              <w:rPr>
                <w:highlight w:val="yellow"/>
                <w:lang w:val="en-US"/>
              </w:rPr>
            </w:rPrChange>
          </w:rPr>
          <w:t>Understanding Voice Naturalness</w:t>
        </w:r>
        <w:r>
          <w:rPr>
            <w:highlight w:val="yellow"/>
            <w:lang w:val="en-US"/>
          </w:rPr>
          <w:t xml:space="preserve"> </w:t>
        </w:r>
      </w:ins>
      <w:ins w:id="33" w:author="Stefan Schweinberger" w:date="2026-01-11T13:57:00Z" w16du:dateUtc="2026-01-11T12:57:00Z">
        <w:r>
          <w:rPr>
            <w:highlight w:val="yellow"/>
            <w:lang w:val="en-US"/>
          </w:rPr>
          <w:t>Includes</w:t>
        </w:r>
      </w:ins>
      <w:ins w:id="34" w:author="Stefan Schweinberger" w:date="2026-01-11T13:56:00Z" w16du:dateUtc="2026-01-11T12:56:00Z">
        <w:r>
          <w:rPr>
            <w:highlight w:val="yellow"/>
            <w:lang w:val="en-US"/>
          </w:rPr>
          <w:t xml:space="preserve"> Authenticity and Further Aspects of</w:t>
        </w:r>
        <w:r w:rsidRPr="00A30CBA">
          <w:rPr>
            <w:highlight w:val="yellow"/>
            <w:lang w:val="en-US"/>
          </w:rPr>
          <w:t xml:space="preserve"> Self-</w:t>
        </w:r>
        <w:r>
          <w:rPr>
            <w:highlight w:val="yellow"/>
            <w:lang w:val="en-US"/>
          </w:rPr>
          <w:t>Voice Processing</w:t>
        </w:r>
      </w:ins>
      <w:ins w:id="35" w:author="christine.nussbaum" w:date="2026-01-11T15:38:00Z" w16du:dateUtc="2026-01-11T14:38:00Z">
        <w:r w:rsidR="00E57B54">
          <w:rPr>
            <w:highlight w:val="yellow"/>
            <w:lang w:val="en-US"/>
          </w:rPr>
          <w:t>:</w:t>
        </w:r>
      </w:ins>
      <w:ins w:id="36" w:author="Stefan Schweinberger" w:date="2026-01-11T13:56:00Z" w16du:dateUtc="2026-01-11T12:56:00Z">
        <w:r w:rsidRPr="00A30CBA">
          <w:rPr>
            <w:highlight w:val="yellow"/>
            <w:lang w:val="en-US"/>
          </w:rPr>
          <w:t xml:space="preserve"> A Reply to Pinheiro (2025)</w:t>
        </w:r>
      </w:ins>
    </w:p>
    <w:bookmarkEnd w:id="30"/>
    <w:p w14:paraId="4CADA27A" w14:textId="6A8CB7E9" w:rsidR="00A91656" w:rsidRDefault="006629C7" w:rsidP="00157F25">
      <w:pPr>
        <w:rPr>
          <w:lang w:val="en-US"/>
        </w:rPr>
      </w:pPr>
      <w:r w:rsidRPr="00316F38">
        <w:rPr>
          <w:b/>
          <w:lang w:val="en-US"/>
        </w:rPr>
        <w:t>Abstract (100 words):</w:t>
      </w:r>
      <w:r>
        <w:rPr>
          <w:lang w:val="en-US"/>
        </w:rPr>
        <w:t xml:space="preserve"> </w:t>
      </w:r>
      <w:r w:rsidR="008E594B" w:rsidRPr="00AD004B">
        <w:rPr>
          <w:lang w:val="en-US"/>
        </w:rPr>
        <w:t>Understanding</w:t>
      </w:r>
      <w:r w:rsidR="00A91656" w:rsidRPr="00AD004B">
        <w:rPr>
          <w:lang w:val="en-US"/>
        </w:rPr>
        <w:t xml:space="preserve"> voice</w:t>
      </w:r>
      <w:r w:rsidR="008E594B" w:rsidRPr="00AD004B">
        <w:rPr>
          <w:lang w:val="en-US"/>
        </w:rPr>
        <w:t xml:space="preserve"> naturalness </w:t>
      </w:r>
      <w:r w:rsidR="00A91656" w:rsidRPr="00AD004B">
        <w:rPr>
          <w:lang w:val="en-US"/>
        </w:rPr>
        <w:t xml:space="preserve">is of </w:t>
      </w:r>
      <w:r w:rsidR="00963D70">
        <w:rPr>
          <w:lang w:val="en-US"/>
        </w:rPr>
        <w:t>substantial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practical importance to very different appli</w:t>
      </w:r>
      <w:r w:rsidR="00963D70">
        <w:rPr>
          <w:lang w:val="en-US"/>
        </w:rPr>
        <w:t>ed fields</w:t>
      </w:r>
      <w:r w:rsidR="00A91656" w:rsidRPr="00AD004B">
        <w:rPr>
          <w:lang w:val="en-US"/>
        </w:rPr>
        <w:t xml:space="preserve">, including voice </w:t>
      </w:r>
      <w:r w:rsidR="00963D70" w:rsidRPr="00AD004B">
        <w:rPr>
          <w:lang w:val="en-US"/>
        </w:rPr>
        <w:t>manipulation</w:t>
      </w:r>
      <w:r w:rsidR="00963D70">
        <w:rPr>
          <w:lang w:val="en-US"/>
        </w:rPr>
        <w:t>,</w:t>
      </w:r>
      <w:r w:rsidR="00963D70" w:rsidRPr="00AD004B">
        <w:rPr>
          <w:lang w:val="en-US"/>
        </w:rPr>
        <w:t xml:space="preserve"> synthesis</w:t>
      </w:r>
      <w:r w:rsidR="00963D70">
        <w:rPr>
          <w:lang w:val="en-US"/>
        </w:rPr>
        <w:t>, and</w:t>
      </w:r>
      <w:r w:rsidR="00963D70" w:rsidRPr="00AD004B">
        <w:rPr>
          <w:lang w:val="en-US"/>
        </w:rPr>
        <w:t xml:space="preserve"> </w:t>
      </w:r>
      <w:r w:rsidR="00A91656" w:rsidRPr="00AD004B">
        <w:rPr>
          <w:lang w:val="en-US"/>
        </w:rPr>
        <w:t>patholog</w:t>
      </w:r>
      <w:r w:rsidR="00963D70">
        <w:rPr>
          <w:lang w:val="en-US"/>
        </w:rPr>
        <w:t>y</w:t>
      </w:r>
      <w:r w:rsidR="00A91656" w:rsidRPr="00AD004B">
        <w:rPr>
          <w:lang w:val="en-US"/>
        </w:rPr>
        <w:t>.</w:t>
      </w:r>
      <w:r w:rsidR="008E594B" w:rsidRPr="00AD004B">
        <w:rPr>
          <w:lang w:val="en-US"/>
        </w:rPr>
        <w:t xml:space="preserve"> W</w:t>
      </w:r>
      <w:r w:rsidR="00A91656" w:rsidRPr="00AD004B">
        <w:rPr>
          <w:lang w:val="en-US"/>
        </w:rPr>
        <w:t>e proposed an inclusive framework</w:t>
      </w:r>
      <w:r w:rsidR="008E594B" w:rsidRPr="00AD004B">
        <w:rPr>
          <w:lang w:val="en-US"/>
        </w:rPr>
        <w:t xml:space="preserve"> to unify manifold research efforts </w:t>
      </w:r>
      <w:r w:rsidR="00DC1FE1">
        <w:rPr>
          <w:lang w:val="en-US"/>
        </w:rPr>
        <w:t>under</w:t>
      </w:r>
      <w:r w:rsidR="008E594B" w:rsidRPr="00AD004B">
        <w:rPr>
          <w:lang w:val="en-US"/>
        </w:rPr>
        <w:t xml:space="preserve"> a concise conceptualization of voice naturalness</w:t>
      </w:r>
      <w:r w:rsidR="00C40A06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1b349678-c0d4-4673-9249-43701f0bcfe3"/>
          <w:id w:val="-939129102"/>
          <w:placeholder>
            <w:docPart w:val="DefaultPlaceholder_-1854013440"/>
          </w:placeholder>
        </w:sdtPr>
        <w:sdtContent>
          <w:r w:rsidR="00C40A06">
            <w:rPr>
              <w:lang w:val="en-US"/>
            </w:rPr>
            <w:fldChar w:fldCharType="begin"/>
          </w:r>
          <w:r w:rsidR="00C40A06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zMzEwNDVjLWNmNzMtNDg2Zi04N2FkLWFmMzdkYzk2ODYyN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xYjM0OTY3OC1jMGQ0LTQ2NzMtOTI0OS00MzcwMWYwYmNmZTMiLCJUZXh0IjoiKE51c3NiYXVtIGV0IGFsLiwgMjAyNSkiLCJXQUlWZXJzaW9uIjoiNi4xNy4wLjAifQ==}</w:instrText>
          </w:r>
          <w:r w:rsidR="00C40A06">
            <w:rPr>
              <w:lang w:val="en-US"/>
            </w:rPr>
            <w:fldChar w:fldCharType="separate"/>
          </w:r>
          <w:r w:rsidR="00C40A06">
            <w:rPr>
              <w:lang w:val="en-US"/>
            </w:rPr>
            <w:t>(Nussbaum et al., 2025)</w:t>
          </w:r>
          <w:r w:rsidR="00C40A06">
            <w:rPr>
              <w:lang w:val="en-US"/>
            </w:rPr>
            <w:fldChar w:fldCharType="end"/>
          </w:r>
        </w:sdtContent>
      </w:sdt>
      <w:r w:rsidR="00C40A06">
        <w:rPr>
          <w:lang w:val="en-US"/>
        </w:rPr>
        <w:t xml:space="preserve">. </w:t>
      </w:r>
      <w:r w:rsidR="00963D70">
        <w:rPr>
          <w:lang w:val="en-US"/>
        </w:rPr>
        <w:t>A</w:t>
      </w:r>
      <w:r w:rsidR="008E594B" w:rsidRPr="00AD004B">
        <w:rPr>
          <w:lang w:val="en-US"/>
        </w:rPr>
        <w:t xml:space="preserve"> recent letter by </w:t>
      </w:r>
      <w:sdt>
        <w:sdtPr>
          <w:rPr>
            <w:lang w:val="en-US"/>
          </w:rPr>
          <w:alias w:val="To edit, see citavi.com/edit"/>
          <w:tag w:val="CitaviPlaceholder#4fa0fb3f-621e-4ab8-9319-a0799412b85b"/>
          <w:id w:val="-916388577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5ZmYwMzgyLWZkOWMtNGQyYS1iZjA4LWUwMDY1ZTcwZmNmNyIsIkVudHJpZXMiOlt7IiRpZCI6IjIiLCIkdHlwZSI6IlN3aXNzQWNhZGVtaWMuQ2l0YXZpLkNpdGF0aW9ucy5Xb3JkUGxhY2Vob2xkZXJFbnRyeSwgU3dpc3NBY2FkZW1pYy5DaXRhdmkiLCJJZCI6Ijk4OGI3ZWZhLTkxNmQtNDg2NC05YjY4LWI5ZDc0ZjliNmMxN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GZhMGZiM2YtNjIxZS00YWI4LTkzMTktYTA3OTk0MTJiOD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9ff0382-fd9c-4d2a-bf08-e0065e70fcf7"/>
          <w:id w:val="111902349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RmYTBmYjNmLTYyMWUtNGFiOC05MzE5LWEwNzk5NDEyYjg1YiIsIkVudHJpZXMiOlt7IiRpZCI6IjIiLCIkdHlwZSI6IlN3aXNzQWNhZGVtaWMuQ2l0YXZpLkNpdGF0aW9ucy5Xb3JkUGxhY2Vob2xkZXJFbnRyeSwgU3dpc3NBY2FkZW1pYy5DaXRhdmkiLCJJZCI6IjNhNzkyZGMzLTUzMDktNDhmOC1iMjZhLWEwMTJkMzhlYzlh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M5ZmYwMzgyLWZkOWMtNGQyYS1iZjA4LWUwMDY1ZTcwZmNmN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A6338F" w:rsidRPr="00AD004B">
        <w:rPr>
          <w:lang w:val="en-US"/>
        </w:rPr>
        <w:t>criticized</w:t>
      </w:r>
      <w:r w:rsidR="008E594B" w:rsidRPr="00AD004B">
        <w:rPr>
          <w:lang w:val="en-US"/>
        </w:rPr>
        <w:t xml:space="preserve"> that </w:t>
      </w:r>
      <w:r w:rsidR="00A6338F" w:rsidRPr="00AD004B">
        <w:rPr>
          <w:lang w:val="en-US"/>
        </w:rPr>
        <w:t>ou</w:t>
      </w:r>
      <w:r w:rsidR="00963D70">
        <w:rPr>
          <w:lang w:val="en-US"/>
        </w:rPr>
        <w:t>r</w:t>
      </w:r>
      <w:r w:rsidR="008E594B" w:rsidRPr="00AD004B">
        <w:rPr>
          <w:lang w:val="en-US"/>
        </w:rPr>
        <w:t xml:space="preserve"> framework </w:t>
      </w:r>
      <w:r w:rsidR="00963D70">
        <w:rPr>
          <w:lang w:val="en-US"/>
        </w:rPr>
        <w:t xml:space="preserve">(1) </w:t>
      </w:r>
      <w:r w:rsidR="00AE0409" w:rsidRPr="00AD004B">
        <w:rPr>
          <w:lang w:val="en-US"/>
        </w:rPr>
        <w:t>overlook</w:t>
      </w:r>
      <w:r w:rsidR="00AE0409">
        <w:rPr>
          <w:lang w:val="en-US"/>
        </w:rPr>
        <w:t>s</w:t>
      </w:r>
      <w:r w:rsidR="00AE0409" w:rsidRPr="00AD004B">
        <w:rPr>
          <w:lang w:val="en-US"/>
        </w:rPr>
        <w:t xml:space="preserve"> </w:t>
      </w:r>
      <w:r w:rsidR="008E594B" w:rsidRPr="00AD004B">
        <w:rPr>
          <w:lang w:val="en-US"/>
        </w:rPr>
        <w:t xml:space="preserve">the self-voice and </w:t>
      </w:r>
      <w:r w:rsidR="00963D70">
        <w:rPr>
          <w:lang w:val="en-US"/>
        </w:rPr>
        <w:t xml:space="preserve">(2) </w:t>
      </w:r>
      <w:r w:rsidR="00A6338F" w:rsidRPr="00AD004B">
        <w:rPr>
          <w:lang w:val="en-US"/>
        </w:rPr>
        <w:t>reduce</w:t>
      </w:r>
      <w:r w:rsidR="00AE0409">
        <w:rPr>
          <w:lang w:val="en-US"/>
        </w:rPr>
        <w:t>s</w:t>
      </w:r>
      <w:r w:rsidR="00A6338F" w:rsidRPr="00AD004B">
        <w:rPr>
          <w:lang w:val="en-US"/>
        </w:rPr>
        <w:t xml:space="preserve"> naturalness to consideration</w:t>
      </w:r>
      <w:r w:rsidR="007D5FA3">
        <w:rPr>
          <w:lang w:val="en-US"/>
        </w:rPr>
        <w:t>s</w:t>
      </w:r>
      <w:r w:rsidR="00A6338F" w:rsidRPr="00AD004B">
        <w:rPr>
          <w:lang w:val="en-US"/>
        </w:rPr>
        <w:t xml:space="preserve"> of acoustics alone. Both </w:t>
      </w:r>
      <w:del w:id="37" w:author="Stefan Schweinberger" w:date="2026-01-11T13:33:00Z" w16du:dateUtc="2026-01-11T12:33:00Z">
        <w:r w:rsidR="00A6338F" w:rsidRPr="00AD004B" w:rsidDel="00963D70">
          <w:rPr>
            <w:lang w:val="en-US"/>
          </w:rPr>
          <w:delText>is not the case</w:delText>
        </w:r>
      </w:del>
      <w:ins w:id="38" w:author="Stefan Schweinberger" w:date="2026-01-11T13:33:00Z" w16du:dateUtc="2026-01-11T12:33:00Z">
        <w:r w:rsidR="00963D70">
          <w:rPr>
            <w:lang w:val="en-US"/>
          </w:rPr>
          <w:t>assertions are incorrect</w:t>
        </w:r>
      </w:ins>
      <w:r w:rsidR="00A6338F" w:rsidRPr="00AD004B">
        <w:rPr>
          <w:lang w:val="en-US"/>
        </w:rPr>
        <w:t xml:space="preserve">. In this response, we </w:t>
      </w:r>
      <w:del w:id="39" w:author="Stefan Schweinberger" w:date="2026-01-11T13:33:00Z" w16du:dateUtc="2026-01-11T12:33:00Z">
        <w:r w:rsidR="00A6338F" w:rsidRPr="00AD004B" w:rsidDel="00963D70">
          <w:rPr>
            <w:lang w:val="en-US"/>
          </w:rPr>
          <w:delText xml:space="preserve">want to </w:delText>
        </w:r>
      </w:del>
      <w:r w:rsidR="00A6338F" w:rsidRPr="00AD004B">
        <w:rPr>
          <w:lang w:val="en-US"/>
        </w:rPr>
        <w:t xml:space="preserve">resolve these </w:t>
      </w:r>
      <w:del w:id="40" w:author="Stefan Schweinberger" w:date="2026-01-11T13:34:00Z" w16du:dateUtc="2026-01-11T12:34:00Z">
        <w:r w:rsidR="00A6338F" w:rsidRPr="00AD004B" w:rsidDel="00963D70">
          <w:rPr>
            <w:lang w:val="en-US"/>
          </w:rPr>
          <w:delText xml:space="preserve">misunderstandings </w:delText>
        </w:r>
      </w:del>
      <w:ins w:id="41" w:author="Stefan Schweinberger" w:date="2026-01-11T13:42:00Z" w16du:dateUtc="2026-01-11T12:42:00Z">
        <w:r w:rsidR="00AE0409">
          <w:rPr>
            <w:lang w:val="en-US"/>
          </w:rPr>
          <w:t>criticisms</w:t>
        </w:r>
      </w:ins>
      <w:ins w:id="42" w:author="Stefan Schweinberger" w:date="2026-01-11T13:34:00Z" w16du:dateUtc="2026-01-11T12:34:00Z">
        <w:r w:rsidR="00963D70" w:rsidRPr="00AD004B">
          <w:rPr>
            <w:lang w:val="en-US"/>
          </w:rPr>
          <w:t xml:space="preserve"> </w:t>
        </w:r>
      </w:ins>
      <w:r w:rsidR="00A6338F" w:rsidRPr="00AD004B">
        <w:rPr>
          <w:lang w:val="en-US"/>
        </w:rPr>
        <w:t xml:space="preserve">by showing how self-voice </w:t>
      </w:r>
      <w:r w:rsidR="00AE0409">
        <w:rPr>
          <w:lang w:val="en-US"/>
        </w:rPr>
        <w:t>research</w:t>
      </w:r>
      <w:r w:rsidR="00963D70">
        <w:rPr>
          <w:lang w:val="en-US"/>
        </w:rPr>
        <w:t>, while facing conceptual and methodological challenges of its own, is</w:t>
      </w:r>
      <w:r w:rsidR="00A6338F" w:rsidRPr="00AD004B">
        <w:rPr>
          <w:lang w:val="en-US"/>
        </w:rPr>
        <w:t xml:space="preserve"> easily integrated into our framework</w:t>
      </w:r>
      <w:r w:rsidR="00963D70">
        <w:rPr>
          <w:lang w:val="en-US"/>
        </w:rPr>
        <w:t xml:space="preserve"> and its</w:t>
      </w:r>
      <w:r w:rsidR="00A6338F" w:rsidRPr="00AD004B">
        <w:rPr>
          <w:lang w:val="en-US"/>
        </w:rPr>
        <w:t xml:space="preserve"> concept of authenticity.</w:t>
      </w:r>
      <w:r w:rsidR="00A6338F">
        <w:rPr>
          <w:lang w:val="en-US"/>
        </w:rPr>
        <w:t xml:space="preserve"> </w:t>
      </w:r>
    </w:p>
    <w:p w14:paraId="4EFA4E58" w14:textId="474896C6" w:rsidR="00CD5628" w:rsidDel="00AE0409" w:rsidRDefault="00CD5628" w:rsidP="00157F25">
      <w:pPr>
        <w:rPr>
          <w:del w:id="43" w:author="Stefan Schweinberger" w:date="2026-01-11T13:41:00Z" w16du:dateUtc="2026-01-11T12:41:00Z"/>
          <w:lang w:val="en-US"/>
        </w:rPr>
      </w:pPr>
    </w:p>
    <w:p w14:paraId="11DE4144" w14:textId="794BD71B" w:rsidR="00414CCD" w:rsidRDefault="008938B7" w:rsidP="00157F25">
      <w:pPr>
        <w:rPr>
          <w:lang w:val="en-US"/>
        </w:rPr>
      </w:pPr>
      <w:r>
        <w:rPr>
          <w:lang w:val="en-US"/>
        </w:rPr>
        <w:t xml:space="preserve">What makes a voice sound </w:t>
      </w:r>
      <w:r w:rsidRPr="008938B7">
        <w:rPr>
          <w:i/>
          <w:iCs/>
          <w:lang w:val="en-US"/>
        </w:rPr>
        <w:t>natural</w:t>
      </w:r>
      <w:r>
        <w:rPr>
          <w:lang w:val="en-US"/>
        </w:rPr>
        <w:t xml:space="preserve">? This is a question of high relevance across many domains: in speech-language pathology, </w:t>
      </w:r>
      <w:r w:rsidR="00AA2736">
        <w:rPr>
          <w:lang w:val="en-US"/>
        </w:rPr>
        <w:t>across</w:t>
      </w:r>
      <w:r w:rsidR="0010613C">
        <w:rPr>
          <w:lang w:val="en-US"/>
        </w:rPr>
        <w:t xml:space="preserve"> </w:t>
      </w:r>
      <w:r>
        <w:rPr>
          <w:lang w:val="en-US"/>
        </w:rPr>
        <w:t xml:space="preserve">the manifold </w:t>
      </w:r>
      <w:r w:rsidR="00254777">
        <w:rPr>
          <w:lang w:val="en-US"/>
        </w:rPr>
        <w:t xml:space="preserve">possibilities of voice modification, and in voice synthesis and cloning, a rapidly developing field that is now invading </w:t>
      </w:r>
      <w:r w:rsidR="00AA2736">
        <w:rPr>
          <w:lang w:val="en-US"/>
        </w:rPr>
        <w:t>everyday</w:t>
      </w:r>
      <w:r w:rsidR="00254777">
        <w:rPr>
          <w:lang w:val="en-US"/>
        </w:rPr>
        <w:t xml:space="preserve"> life </w:t>
      </w:r>
      <w:r w:rsidR="00254777" w:rsidRPr="00254777">
        <w:rPr>
          <w:lang w:val="en-US"/>
        </w:rPr>
        <w:t>from various directions</w:t>
      </w:r>
      <w:r w:rsidR="00254777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663e0f-f91d-4d93-b62f-b218bcedc144"/>
          <w:id w:val="95653041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dhZjk4ZDY0LTliZWEtNGM0YS1iYmM2LWVlM2U4NWJjMGU1NSIsIlJhbmdlTGVuZ3RoIjoyMCwiUmVmZXJlbmNlSWQiOiIxMTlmMDY5NS0zODA4LTRjYzAtYWZhMC1jZTk4ZjA4YzkwZG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gifX1dLCJDaXRhdGlvbktleVVwZGF0ZVR5cGUiOjAsIkNvbGxhYm9yYXRvcnMiOltdLCJEYXRlMiI6IjI0LjA5LjIwMjUiLCJEb2kiOiIxMC4xMzcxL2pvdXJuYWwucG9uZS4wMzMyNjky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lBNQzEyNDU5NzYzIiwiVXJpU3RyaW5nIjoiaHR0cHM6Ly93d3cubmNiaS5ubG0ubmloLmdvdi9wbWMvYXJ0aWNsZXMvUE1DMTI0NTk3NjM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UtMTAtMTNUMDk6MDY6MjciLCJNb2RpZmllZEJ5IjoiX0NocmlzdGluZSBOdXNzYmF1bSIsIklkIjoiMDM0ZjZkZTUtZmZhYi00ZjA2LTk4MjYtMzhmMGE3MjliMGI0IiwiTW9kaWZpZWRPbiI6IjIwMjUtMTAtMTNUMDk6MDY6Mjc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zcxL2pvdXJuYWwucG9uZS4wMzMyNjkyIiwiVXJpU3RyaW5nIjoiaHR0cHM6Ly9kb2kub3JnLzEwLjEzNzEvam91cm5hbC5wb25lLjAzMzI2OTI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(Lavan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. </w:t>
      </w:r>
      <w:r w:rsidR="00254777">
        <w:rPr>
          <w:lang w:val="en-US"/>
        </w:rPr>
        <w:t xml:space="preserve">Against this backdrop, it is rather astonishing that an obvious and related question received </w:t>
      </w:r>
      <w:r w:rsidR="0010613C">
        <w:rPr>
          <w:lang w:val="en-US"/>
        </w:rPr>
        <w:t>relatively</w:t>
      </w:r>
      <w:r w:rsidR="00254777">
        <w:rPr>
          <w:lang w:val="en-US"/>
        </w:rPr>
        <w:t xml:space="preserve"> little attention until now: </w:t>
      </w:r>
      <w:r w:rsidR="00254777" w:rsidRPr="00254777">
        <w:rPr>
          <w:lang w:val="en-US"/>
        </w:rPr>
        <w:t xml:space="preserve">What </w:t>
      </w:r>
      <w:r w:rsidR="00254777">
        <w:rPr>
          <w:lang w:val="en-US"/>
        </w:rPr>
        <w:t xml:space="preserve">do we </w:t>
      </w:r>
      <w:r w:rsidR="00254777" w:rsidRPr="00254777">
        <w:rPr>
          <w:i/>
          <w:iCs/>
          <w:lang w:val="en-US"/>
        </w:rPr>
        <w:t>mean</w:t>
      </w:r>
      <w:r w:rsidR="00254777">
        <w:rPr>
          <w:lang w:val="en-US"/>
        </w:rPr>
        <w:t xml:space="preserve"> by voice naturalness</w:t>
      </w:r>
      <w:r w:rsidR="00254777" w:rsidRPr="00254777">
        <w:rPr>
          <w:lang w:val="en-US"/>
        </w:rPr>
        <w:t>?</w:t>
      </w:r>
      <w:r w:rsidR="00E51B12">
        <w:rPr>
          <w:lang w:val="en-US"/>
        </w:rPr>
        <w:t xml:space="preserve"> To address this conceptual gap, w</w:t>
      </w:r>
      <w:r w:rsidR="00884D27">
        <w:rPr>
          <w:lang w:val="en-US"/>
        </w:rPr>
        <w:t>e</w:t>
      </w:r>
      <w:r w:rsidR="00B4029B">
        <w:rPr>
          <w:lang w:val="en-US"/>
        </w:rPr>
        <w:t xml:space="preserve"> </w:t>
      </w:r>
      <w:r w:rsidR="00CD5628">
        <w:rPr>
          <w:lang w:val="en-US"/>
        </w:rPr>
        <w:t xml:space="preserve">recently </w:t>
      </w:r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 w:rsidR="00884D27">
        <w:rPr>
          <w:lang w:val="en-US"/>
        </w:rPr>
        <w:t xml:space="preserve">, </w:t>
      </w:r>
      <w:r w:rsidR="00AA2736">
        <w:rPr>
          <w:lang w:val="en-US"/>
        </w:rPr>
        <w:t xml:space="preserve">which </w:t>
      </w:r>
      <w:r w:rsidR="00884D27">
        <w:rPr>
          <w:lang w:val="en-US"/>
        </w:rPr>
        <w:t>offer</w:t>
      </w:r>
      <w:r w:rsidR="00ED322A">
        <w:rPr>
          <w:lang w:val="en-US"/>
        </w:rPr>
        <w:t>s</w:t>
      </w:r>
      <w:r w:rsidR="00884D27">
        <w:rPr>
          <w:lang w:val="en-US"/>
        </w:rPr>
        <w:t xml:space="preserve"> a </w:t>
      </w:r>
      <w:r w:rsidR="00884D27" w:rsidRPr="00884D27">
        <w:rPr>
          <w:lang w:val="en-US"/>
        </w:rPr>
        <w:t>concise definition</w:t>
      </w:r>
      <w:r w:rsidR="00884D27">
        <w:rPr>
          <w:lang w:val="en-US"/>
        </w:rPr>
        <w:t xml:space="preserve"> </w:t>
      </w:r>
      <w:r w:rsidR="00AA2736">
        <w:rPr>
          <w:lang w:val="en-US"/>
        </w:rPr>
        <w:t xml:space="preserve">that </w:t>
      </w:r>
      <w:r w:rsidR="00884D27">
        <w:rPr>
          <w:lang w:val="en-US"/>
        </w:rPr>
        <w:t xml:space="preserve">is rooted in theoretical models on voice perception and </w:t>
      </w:r>
      <w:r w:rsidR="00414CCD">
        <w:rPr>
          <w:lang w:val="en-US"/>
        </w:rPr>
        <w:t xml:space="preserve">is </w:t>
      </w:r>
      <w:r w:rsidR="00884D27"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72b7461-4dca-48a0-806c-453717b3c6b4"/>
          <w:id w:val="-18952834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NmY2VjNTUxLWNjNDctNDk3MS04YWZjLTdjNDU3YTMxOGU3OS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5NzJiNzQ2MS00ZGNhLTQ4YTAtODA2Yy00NTM3MTdiM2M2YjQiLCJUZXh0IjoiKE51c3NiYXVtIGV0IGFsLiwg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(Nussbaum et al., 2025)</w:t>
          </w:r>
          <w:r w:rsidR="00DC1FE1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r w:rsidR="00ED322A">
        <w:rPr>
          <w:lang w:val="en-US"/>
        </w:rPr>
        <w:t xml:space="preserve"> – </w:t>
      </w:r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r w:rsidR="00ED322A">
        <w:rPr>
          <w:lang w:val="en-US"/>
        </w:rPr>
        <w:t>With v</w:t>
      </w:r>
      <w:r w:rsidR="00414CCD">
        <w:rPr>
          <w:lang w:val="en-US"/>
        </w:rPr>
        <w:t xml:space="preserve">oice naturalness </w:t>
      </w:r>
      <w:r w:rsidR="00ED322A">
        <w:rPr>
          <w:lang w:val="en-US"/>
        </w:rPr>
        <w:t>being a</w:t>
      </w:r>
      <w:r w:rsidR="00414CCD">
        <w:rPr>
          <w:lang w:val="en-US"/>
        </w:rPr>
        <w:t xml:space="preserve"> diverse and highly interdisciplinary topic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bb2102-6971-400a-a58c-025312bb8b6d"/>
          <w:id w:val="208618267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1YTg3NjE4LWNiYWQtNDBhZC1iNjk5LTc3OGY5MjE2ODdlNSIsIlJhbmdlTGVuZ3RoIjoyMSwiUmVmZXJlbmNlSWQiOiJiOTY3NmFiMS1lNTY4LTRjNTktYjYyNC0zMjg1OGNhYTZlNG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X0NocmlzdGluZSBOdXNzYmF1bSIsIkNyZWF0ZWRPbiI6IjIwMjUtMTItMTBUMTI6NDQ6NDIiLCJNb2RpZmllZEJ5IjoiX0NocmlzdGluZSBOdXNzYmF1bSIsIklkIjoiZjM2MzFmNGItZWVkZi00NTBhLThhYWItYmEyMWY1YjQ2YjhiIiwiTW9kaWZpZWRPbiI6IjIwMjUtMTItMTBUMTI6NDQ6NDIiLCJQcm9qZWN0Ijp7IiRyZWYiOiI4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yMTQzNy9TU1cuMjAyNS0zMyIsIlVyaVN0cmluZyI6Imh0dHBzOi8vZG9pLm9yZy8xMC4yMTQzNy9TU1cuMjAyNS0zM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Q6NDIiLCJNb2RpZmllZEJ5IjoiX0NocmlzdGluZSBOdXNzYmF1bSIsIklkIjoiY2ZkYTBkNGEtMzhmNC00NzVmLThlYWQtNzE2ZWI5NjJhZDFmIiwiTW9kaWZpZWRPbiI6IjIwMjUtMTItMTBUMTI6NDQ6NDIiLCJQcm9qZWN0Ijp7IiRyZWYiOiI4In19XSwiT3JnYW5pemF0aW9ucyI6W10sIk90aGVyc0ludm9sdmVkIjpbXSwiUGxhY2VPZlB1YmxpY2F0aW9uIjoiSVNDQSIsIlB1Ymxpc2hlcnMiOlt7IiRpZCI6IjIx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g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(Pandey et al., 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>,</w:t>
      </w:r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r w:rsidR="00ED322A">
        <w:rPr>
          <w:lang w:val="en-US"/>
        </w:rPr>
        <w:t>are</w:t>
      </w:r>
      <w:r w:rsidR="00D8614A">
        <w:rPr>
          <w:lang w:val="en-US"/>
        </w:rPr>
        <w:t xml:space="preserve"> </w:t>
      </w:r>
      <w:r w:rsidR="00AE0944">
        <w:rPr>
          <w:lang w:val="en-US"/>
        </w:rPr>
        <w:t xml:space="preserve">pleased </w:t>
      </w:r>
      <w:r w:rsidR="00D8614A">
        <w:rPr>
          <w:lang w:val="en-US"/>
        </w:rPr>
        <w:t xml:space="preserve">to see that our work has </w:t>
      </w:r>
      <w:r w:rsidR="00ED322A">
        <w:rPr>
          <w:lang w:val="en-US"/>
        </w:rPr>
        <w:t xml:space="preserve">already </w:t>
      </w:r>
      <w:r w:rsidR="00D8614A">
        <w:rPr>
          <w:lang w:val="en-US"/>
        </w:rPr>
        <w:t xml:space="preserve">inspired a deeper discussion on its widespread implications. </w:t>
      </w:r>
    </w:p>
    <w:p w14:paraId="125C8E3B" w14:textId="13422DDA" w:rsidR="00ED322A" w:rsidRDefault="00D8614A" w:rsidP="00157F25">
      <w:pPr>
        <w:rPr>
          <w:lang w:val="en-US"/>
        </w:rPr>
      </w:pPr>
      <w:r>
        <w:rPr>
          <w:lang w:val="en-US"/>
        </w:rPr>
        <w:t>In a recent letter to the editor,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274d59-442f-4495-8cf3-9b32cf85c6ff"/>
          <w:id w:val="1762950500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I0OTU1MDMwLTQyZTItNGUwNS1iOTE2LWFiNDdkY2FmMTM3OSIsIkVudHJpZXMiOlt7IiRpZCI6IjIiLCIkdHlwZSI6IlN3aXNzQWNhZGVtaWMuQ2l0YXZpLkNpdGF0aW9ucy5Xb3JkUGxhY2Vob2xkZXJFbnRyeSwgU3dpc3NBY2FkZW1pYy5DaXRhdmkiLCJJZCI6IjAyNjQ2YmM2LWNhOGItNGUwZi1iOGYyLWEzZjA4NDFhNDQyOC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mMyNzRkNTktNDQyZi00NDk1LThjZjMtOWIzMmNmODVjNmZ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4955030-42e2-4e05-b916-ab47dcaf1379"/>
          <w:id w:val="941797121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JjMjc0ZDU5LTQ0MmYtNDQ5NS04Y2YzLTliMzJjZjg1YzZmZiIsIkVudHJpZXMiOlt7IiRpZCI6IjIiLCIkdHlwZSI6IlN3aXNzQWNhZGVtaWMuQ2l0YXZpLkNpdGF0aW9ucy5Xb3JkUGxhY2Vob2xkZXJFbnRyeSwgU3dpc3NBY2FkZW1pYy5DaXRhdmkiLCJJZCI6IjJhY2RjYzc4LWE0ZGQtNDNjYi04NzMzLTRiODVlZmI0NDFiM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I0OTU1MDMwLTQyZTItNGUwNS1iOTE2LWFiNDdkY2FmMTM3OS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D322A">
        <w:rPr>
          <w:lang w:val="en-US"/>
        </w:rPr>
        <w:t>highlight</w:t>
      </w:r>
      <w:r w:rsidR="0010613C">
        <w:rPr>
          <w:lang w:val="en-US"/>
        </w:rPr>
        <w:t>ed</w:t>
      </w:r>
      <w:r w:rsidR="00ED322A">
        <w:rPr>
          <w:lang w:val="en-US"/>
        </w:rPr>
        <w:t xml:space="preserve"> </w:t>
      </w:r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</w:t>
      </w:r>
      <w:r w:rsidR="005A6907">
        <w:rPr>
          <w:lang w:val="en-US"/>
        </w:rPr>
        <w:t>A</w:t>
      </w:r>
      <w:r w:rsidR="00AA2736">
        <w:rPr>
          <w:lang w:val="en-US"/>
        </w:rPr>
        <w:t xml:space="preserve"> key point in this letter is that impressions of one’s own voice (including synthesized versions of it) as sounding “natural to me” are the result of a complex cognitive process that cannot be explained by the </w:t>
      </w:r>
      <w:r w:rsidR="00B4029B">
        <w:rPr>
          <w:lang w:val="en-US"/>
        </w:rPr>
        <w:t>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r w:rsidR="00ED322A">
        <w:rPr>
          <w:lang w:val="en-US"/>
        </w:rPr>
        <w:t xml:space="preserve">defined </w:t>
      </w:r>
      <w:r w:rsidR="000027CE">
        <w:rPr>
          <w:lang w:val="en-US"/>
        </w:rPr>
        <w:t xml:space="preserve">by </w:t>
      </w:r>
      <w:r w:rsidR="00AE0944">
        <w:rPr>
          <w:lang w:val="en-US"/>
        </w:rPr>
        <w:t>Pinheiro</w:t>
      </w:r>
      <w:r w:rsidR="000027CE">
        <w:rPr>
          <w:lang w:val="en-US"/>
        </w:rPr>
        <w:t xml:space="preserve"> </w:t>
      </w:r>
      <w:r w:rsidR="00ED322A">
        <w:rPr>
          <w:lang w:val="en-US"/>
        </w:rPr>
        <w:t xml:space="preserve">as </w:t>
      </w:r>
      <w:r w:rsidR="00A1110C">
        <w:rPr>
          <w:lang w:val="en-US"/>
        </w:rPr>
        <w:t xml:space="preserve">the alignment between that voice and the </w:t>
      </w:r>
      <w:r w:rsidR="00AA2736">
        <w:rPr>
          <w:lang w:val="en-US"/>
        </w:rPr>
        <w:t xml:space="preserve">listener's </w:t>
      </w:r>
      <w:r w:rsidR="00A1110C">
        <w:rPr>
          <w:lang w:val="en-US"/>
        </w:rPr>
        <w:t>internal self-representation.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656549d-201f-4214-ab78-ecb8c6b23f5b"/>
          <w:id w:val="1398703348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ZGZlNTYyLWI0ZjItNDA5OS1iZGRiLTQzYjIwYTE1NTI3MyIsIkVudHJpZXMiOlt7IiRpZCI6IjIiLCIkdHlwZSI6IlN3aXNzQWNhZGVtaWMuQ2l0YXZpLkNpdGF0aW9ucy5Xb3JkUGxhY2Vob2xkZXJFbnRyeSwgU3dpc3NBY2FkZW1pYy5DaXRhdmkiLCJJZCI6IjZjMTZhYTE0LTA1ZjctNGNmNS05MmE1LThlYjNlYzZhZjUyZS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jY1NjU0OWQtMjAxZi00MjE0LWFiNzgtZWNiOGM2YjIzZjVi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cdfe562-b4f2-4099-bddb-43b20a155273"/>
          <w:id w:val="-162167560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2NTY1NDlkLTIwMWYtNDIxNC1hYjc4LWVjYjhjNmIyM2Y1YiIsIkVudHJpZXMiOlt7IiRpZCI6IjIiLCIkdHlwZSI6IlN3aXNzQWNhZGVtaWMuQ2l0YXZpLkNpdGF0aW9ucy5Xb3JkUGxhY2Vob2xkZXJFbnRyeSwgU3dpc3NBY2FkZW1pYy5DaXRhdmkiLCJJZCI6IjE3ODc5NjIxLTEyYjMtNGVmNC04YTQ1LTg1ZmFmNjIwYjQzNy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VjZGZlNTYyLWI0ZjItNDA5OS1iZGRiLTQzYjIwYTE1NTI3My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A1110C">
        <w:rPr>
          <w:lang w:val="en-US"/>
        </w:rPr>
        <w:t xml:space="preserve"> </w:t>
      </w:r>
      <w:r w:rsidR="00ED322A">
        <w:rPr>
          <w:lang w:val="en-US"/>
        </w:rPr>
        <w:t xml:space="preserve">claims </w:t>
      </w:r>
      <w:r w:rsidR="00B4029B">
        <w:rPr>
          <w:lang w:val="en-US"/>
        </w:rPr>
        <w:t xml:space="preserve">that this </w:t>
      </w:r>
      <w:r w:rsidR="00AA2736">
        <w:rPr>
          <w:lang w:val="en-US"/>
        </w:rPr>
        <w:t xml:space="preserve">is </w:t>
      </w:r>
      <w:r w:rsidR="00B4029B">
        <w:rPr>
          <w:lang w:val="en-US"/>
        </w:rPr>
        <w:t xml:space="preserve">an aspect </w:t>
      </w:r>
      <w:r w:rsidR="00B4029B">
        <w:rPr>
          <w:lang w:val="en-US"/>
        </w:rPr>
        <w:lastRenderedPageBreak/>
        <w:t>that our framework “overlooked”</w:t>
      </w:r>
      <w:r w:rsidR="00ED322A">
        <w:rPr>
          <w:lang w:val="en-US"/>
        </w:rPr>
        <w:t>,</w:t>
      </w:r>
      <w:r w:rsidR="00B4029B">
        <w:rPr>
          <w:lang w:val="en-US"/>
        </w:rPr>
        <w:t xml:space="preserve"> and </w:t>
      </w:r>
      <w:r w:rsidR="00AA2736">
        <w:rPr>
          <w:lang w:val="en-US"/>
        </w:rPr>
        <w:t xml:space="preserve">the author </w:t>
      </w:r>
      <w:r w:rsidR="00B4029B">
        <w:rPr>
          <w:lang w:val="en-US"/>
        </w:rPr>
        <w:t>propose</w:t>
      </w:r>
      <w:r w:rsidR="00ED322A">
        <w:rPr>
          <w:lang w:val="en-US"/>
        </w:rPr>
        <w:t>s</w:t>
      </w:r>
      <w:r w:rsidR="00B4029B">
        <w:rPr>
          <w:lang w:val="en-US"/>
        </w:rPr>
        <w:t xml:space="preserve"> self-relevance as a complementary dimension for voice naturalness. </w:t>
      </w:r>
    </w:p>
    <w:p w14:paraId="2211429E" w14:textId="3168FED5" w:rsidR="00E51B12" w:rsidRPr="003B7C82" w:rsidRDefault="00ED322A" w:rsidP="00E51B12">
      <w:pPr>
        <w:rPr>
          <w:lang w:val="en-US"/>
        </w:rPr>
      </w:pPr>
      <w:r w:rsidRPr="003B7C82">
        <w:rPr>
          <w:lang w:val="en-US"/>
        </w:rPr>
        <w:t xml:space="preserve">We welcome the opportunity to reply to Pinheiro´s letter. </w:t>
      </w:r>
      <w:r w:rsidR="00E51B12" w:rsidRPr="003B7C82">
        <w:rPr>
          <w:lang w:val="en-US"/>
        </w:rPr>
        <w:t>Of course, there is no doubt that the discussion around the perception of one´s own voice touches important issues in voice research</w:t>
      </w:r>
      <w:r w:rsidR="00AA2736" w:rsidRPr="003B7C82">
        <w:rPr>
          <w:lang w:val="en-US"/>
        </w:rPr>
        <w:t xml:space="preserve">, which includes interdisciplinary (e.g., neurocognitive, </w:t>
      </w:r>
      <w:proofErr w:type="gramStart"/>
      <w:r w:rsidR="00AA2736" w:rsidRPr="003B7C82">
        <w:rPr>
          <w:lang w:val="en-US"/>
        </w:rPr>
        <w:t>acoustical</w:t>
      </w:r>
      <w:proofErr w:type="gramEnd"/>
      <w:r w:rsidR="00AA2736" w:rsidRPr="003B7C82">
        <w:rPr>
          <w:lang w:val="en-US"/>
        </w:rPr>
        <w:t>, philosophical,</w:t>
      </w:r>
      <w:r w:rsidR="00E51B12" w:rsidRPr="003B7C82">
        <w:rPr>
          <w:lang w:val="en-US"/>
        </w:rPr>
        <w:t xml:space="preserve"> and medical) perspectives. Furthermore, we agree that impressions of naturalness in self-voice evaluation deserve </w:t>
      </w:r>
      <w:r w:rsidR="005A6907" w:rsidRPr="003B7C82">
        <w:rPr>
          <w:lang w:val="en-US"/>
        </w:rPr>
        <w:t xml:space="preserve">more </w:t>
      </w:r>
      <w:r w:rsidR="00E51B12" w:rsidRPr="003B7C82">
        <w:rPr>
          <w:lang w:val="en-US"/>
        </w:rPr>
        <w:t>attention. Above all, however, we want to emphasize that this is not in conflict but in complete accordance with our proposed framework. The points raised by</w:t>
      </w:r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33a0591-cee7-45c8-bd75-ae8ded781d42"/>
          <w:id w:val="203515782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k0N2E1NmQxLTcxYjMtNGEwOS04M2ZiLTJiNDEwZDg4ZTJhZCIsIkVudHJpZXMiOlt7IiRpZCI6IjIiLCIkdHlwZSI6IlN3aXNzQWNhZGVtaWMuQ2l0YXZpLkNpdGF0aW9ucy5Xb3JkUGxhY2Vob2xkZXJFbnRyeSwgU3dpc3NBY2FkZW1pYy5DaXRhdmkiLCJJZCI6IjRhNTY3MzRlLTk0ODItNDhmYi1iYmU5LTlmNmM4YmMzNzk1Y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MzYTA1OTEtY2VlNy00NWM4LWJkNzUtYWU4ZGVkNzgxZDQy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947a56d1-71b3-4a09-83fb-2b410d88e2ad"/>
          <w:id w:val="203183179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zM2EwNTkxLWNlZTctNDVjOC1iZDc1LWFlOGRlZDc4MWQ0MiIsIkVudHJpZXMiOlt7IiRpZCI6IjIiLCIkdHlwZSI6IlN3aXNzQWNhZGVtaWMuQ2l0YXZpLkNpdGF0aW9ucy5Xb3JkUGxhY2Vob2xkZXJFbnRyeSwgU3dpc3NBY2FkZW1pYy5DaXRhdmkiLCJJZCI6ImQxYTU2OWUyLWIxNDAtNDU4ZS05ZTY2LWJmZmY0Y2YwNWQ2M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k0N2E1NmQxLTcxYjMtNGEwOS04M2ZiLTJiNDEwZDg4ZTJhZC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r w:rsidR="00EC4BBD" w:rsidRPr="003B7C82">
        <w:rPr>
          <w:lang w:val="en-US"/>
        </w:rPr>
        <w:t xml:space="preserve">neither reveal a blind spot nor an incomplete conceptualization of voice naturalness in </w:t>
      </w:r>
      <w:sdt>
        <w:sdtPr>
          <w:rPr>
            <w:lang w:val="en-US"/>
          </w:rPr>
          <w:alias w:val="To edit, see citavi.com/edit"/>
          <w:tag w:val="CitaviPlaceholder#8deb8d25-29a3-4c22-804c-8088843cef17"/>
          <w:id w:val="-1037894433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MwYWFhZGE2LWQxNmUtNDBkYS1hYWU5LWRmZGFkZjVmOGUzMCIsIkVudHJpZXMiOlt7IiRpZCI6IjIiLCIkdHlwZSI6IlN3aXNzQWNhZGVtaWMuQ2l0YXZpLkNpdGF0aW9ucy5Xb3JkUGxhY2Vob2xkZXJFbnRyeSwgU3dpc3NBY2FkZW1pYy5DaXRhdmkiLCJJZCI6IjEwYzM3ZmU1LTUxZDEtNDhhZC1iZDEzLThiOTg3M2Y1ZWJjMS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hkZWI4ZDI1LTI5YTMtNGMyMi04MDRjLTgwODg4NDNjZWYxNyIsIlRleHQiOiJOdXNzYmF1bSBldCBhbC4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Nussbaum et al.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0aaada6-d16e-40da-aae9-dfdadf5f8e30"/>
          <w:id w:val="-113417626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hkZWI4ZDI1LTI5YTMtNGMyMi04MDRjLTgwODg4NDNjZWYxNyIsIkVudHJpZXMiOlt7IiRpZCI6IjIiLCIkdHlwZSI6IlN3aXNzQWNhZGVtaWMuQ2l0YXZpLkNpdGF0aW9ucy5Xb3JkUGxhY2Vob2xkZXJFbnRyeSwgU3dpc3NBY2FkZW1pYy5DaXRhdmkiLCJJZCI6IjNiYzM3MWZkLWI0YmEtNDEzZS1hNGU3LTI2ZWNmYTAwMWJmNi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YzBhYWFkYTYtZDE2ZS00MGRhLWFhZTktZGZkYWRmNWY4ZTMwIiwiVGV4dCI6IigyMDI1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EC4BBD" w:rsidRPr="003B7C82">
        <w:rPr>
          <w:lang w:val="en-US"/>
        </w:rPr>
        <w:t>, and a</w:t>
      </w:r>
      <w:r w:rsidR="00E51B12" w:rsidRPr="003B7C82">
        <w:rPr>
          <w:lang w:val="en-US"/>
        </w:rPr>
        <w:t>ny apparent contradiction stems from misconceptions of our framework</w:t>
      </w:r>
      <w:r w:rsidR="00EC4BBD" w:rsidRPr="003B7C82">
        <w:rPr>
          <w:lang w:val="en-US"/>
        </w:rPr>
        <w:t xml:space="preserve">. </w:t>
      </w:r>
      <w:r w:rsidR="00092F35" w:rsidRPr="003B7C82">
        <w:rPr>
          <w:lang w:val="en-US"/>
        </w:rPr>
        <w:t>O</w:t>
      </w:r>
      <w:r w:rsidR="00EC4BBD" w:rsidRPr="003B7C82">
        <w:rPr>
          <w:lang w:val="en-US"/>
        </w:rPr>
        <w:t xml:space="preserve">ur response is </w:t>
      </w:r>
      <w:r w:rsidR="00AA2736" w:rsidRPr="003B7C82">
        <w:rPr>
          <w:lang w:val="en-US"/>
        </w:rPr>
        <w:t xml:space="preserve">twofold: in the first part, we </w:t>
      </w:r>
      <w:r w:rsidR="00EC4BBD" w:rsidRPr="003B7C82">
        <w:rPr>
          <w:lang w:val="en-US"/>
        </w:rPr>
        <w:t xml:space="preserve">resolve these misunderstandings and </w:t>
      </w:r>
      <w:r w:rsidR="00E51B12" w:rsidRPr="003B7C82">
        <w:rPr>
          <w:lang w:val="en-US"/>
        </w:rPr>
        <w:t xml:space="preserve">outline how self-voice perception fits well within </w:t>
      </w:r>
      <w:r w:rsidR="005A6907" w:rsidRPr="003B7C82">
        <w:rPr>
          <w:lang w:val="en-US"/>
        </w:rPr>
        <w:t>our</w:t>
      </w:r>
      <w:r w:rsidR="00E51B12" w:rsidRPr="003B7C82">
        <w:rPr>
          <w:lang w:val="en-US"/>
        </w:rPr>
        <w:t xml:space="preserve"> proposed </w:t>
      </w:r>
      <w:r w:rsidR="005A6907" w:rsidRPr="003B7C82">
        <w:rPr>
          <w:lang w:val="en-US"/>
        </w:rPr>
        <w:t>model</w:t>
      </w:r>
      <w:r w:rsidR="00E51B12" w:rsidRPr="003B7C82">
        <w:rPr>
          <w:lang w:val="en-US"/>
        </w:rPr>
        <w:t>.</w:t>
      </w:r>
      <w:r w:rsidR="00EC4BBD" w:rsidRPr="003B7C82">
        <w:rPr>
          <w:lang w:val="en-US"/>
        </w:rPr>
        <w:t xml:space="preserve"> In the second part, we expand on the </w:t>
      </w:r>
      <w:r w:rsidR="00092F35" w:rsidRPr="003B7C82">
        <w:rPr>
          <w:lang w:val="en-US"/>
        </w:rPr>
        <w:t xml:space="preserve">important </w:t>
      </w:r>
      <w:r w:rsidR="00EC4BBD" w:rsidRPr="003B7C82">
        <w:rPr>
          <w:lang w:val="en-US"/>
        </w:rPr>
        <w:t xml:space="preserve">points Pinheiro </w:t>
      </w:r>
      <w:proofErr w:type="gramStart"/>
      <w:r w:rsidR="00EC4BBD" w:rsidRPr="003B7C82">
        <w:rPr>
          <w:lang w:val="en-US"/>
        </w:rPr>
        <w:t>raised</w:t>
      </w:r>
      <w:r w:rsidR="005A6907" w:rsidRPr="003B7C82">
        <w:rPr>
          <w:lang w:val="en-US"/>
        </w:rPr>
        <w:t>, and</w:t>
      </w:r>
      <w:proofErr w:type="gramEnd"/>
      <w:r w:rsidR="005A6907" w:rsidRPr="003B7C82">
        <w:rPr>
          <w:lang w:val="en-US"/>
        </w:rPr>
        <w:t xml:space="preserve"> share </w:t>
      </w:r>
      <w:r w:rsidR="00EC4BBD" w:rsidRPr="003B7C82">
        <w:rPr>
          <w:lang w:val="en-US"/>
        </w:rPr>
        <w:t xml:space="preserve">our perspective on current challenges around research on self-voice </w:t>
      </w:r>
      <w:r w:rsidR="00140D2F">
        <w:rPr>
          <w:lang w:val="en-US"/>
        </w:rPr>
        <w:t>processing</w:t>
      </w:r>
      <w:r w:rsidR="00EC4BBD" w:rsidRPr="003B7C82">
        <w:rPr>
          <w:lang w:val="en-US"/>
        </w:rPr>
        <w:t xml:space="preserve">. </w:t>
      </w:r>
    </w:p>
    <w:p w14:paraId="1575D003" w14:textId="1260BCB2" w:rsidR="000C09C6" w:rsidRPr="003247E3" w:rsidRDefault="002C70B6" w:rsidP="00E51B12">
      <w:pPr>
        <w:rPr>
          <w:b/>
          <w:bCs/>
          <w:lang w:val="en-US"/>
        </w:rPr>
      </w:pPr>
      <w:r>
        <w:rPr>
          <w:b/>
          <w:bCs/>
          <w:lang w:val="en-US"/>
        </w:rPr>
        <w:t>V</w:t>
      </w:r>
      <w:r w:rsidR="000C09C6" w:rsidRPr="003247E3">
        <w:rPr>
          <w:b/>
          <w:bCs/>
          <w:lang w:val="en-US"/>
        </w:rPr>
        <w:t xml:space="preserve">oice naturalness and its links to self-voice </w:t>
      </w:r>
      <w:r>
        <w:rPr>
          <w:b/>
          <w:bCs/>
          <w:lang w:val="en-US"/>
        </w:rPr>
        <w:t>processing</w:t>
      </w:r>
    </w:p>
    <w:p w14:paraId="453D858C" w14:textId="5A75226C" w:rsidR="005A0100" w:rsidRPr="003247E3" w:rsidRDefault="00000000" w:rsidP="005A0100">
      <w:pPr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a84eca9d-ebe3-4ad1-bb66-8e70b9a28e2f"/>
          <w:id w:val="-1666383519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wODIyMWE5LTU5ZWYtNDRlOS04ODkxLWI0ZmFmZDg5YzljMiIsIkVudHJpZXMiOlt7IiRpZCI6IjIiLCIkdHlwZSI6IlN3aXNzQWNhZGVtaWMuQ2l0YXZpLkNpdGF0aW9ucy5Xb3JkUGxhY2Vob2xkZXJFbnRyeSwgU3dpc3NBY2FkZW1pYy5DaXRhdmkiLCJJZCI6IjgyMjU3ODcxLWRhNWEtNDlmMS05ZTk5LTQyOGI4ZjFiOGJh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YTg0ZWNhOWQtZWJlMy00YWQxLWJiNjYtOGU3MGI5YTI4ZTJmIiwiVGV4dCI6IlBpbmhlaXJvIiwiV0FJVmVyc2lvbiI6IjYuMTcuMC4wIn0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Pinheiro</w:t>
          </w:r>
          <w:r w:rsidR="00DC1FE1">
            <w:rPr>
              <w:lang w:val="en-US"/>
            </w:rPr>
            <w:fldChar w:fldCharType="end"/>
          </w:r>
        </w:sdtContent>
      </w:sdt>
      <w:r w:rsidR="00DC1FE1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e08221a9-59ef-44e9-8891-b4fafd89c9c2"/>
          <w:id w:val="-494331154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VjYTlkLWViZTMtNGFkMS1iYjY2LThlNzBiOWEyOGUyZiIsIkVudHJpZXMiOlt7IiRpZCI6IjIiLCIkdHlwZSI6IlN3aXNzQWNhZGVtaWMuQ2l0YXZpLkNpdGF0aW9ucy5Xb3JkUGxhY2Vob2xkZXJFbnRyeSwgU3dpc3NBY2FkZW1pYy5DaXRhdmkiLCJJZCI6Ijc0MjA0NWM1LTljMDAtNDA5OC05ODg0LTZlYjAyNDViNmEwMi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2UwODIyMWE5LTU5ZWYtNDRlOS04ODkxLWI0ZmFmZDg5YzljMiIsIlRleHQiOiIoMjAyNSkiLCJXQUlWZXJzaW9uIjoiNi4xNy4wLjAifQ==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(2025)</w:t>
          </w:r>
          <w:r w:rsidR="00DC1FE1">
            <w:rPr>
              <w:lang w:val="en-US"/>
            </w:rPr>
            <w:fldChar w:fldCharType="end"/>
          </w:r>
        </w:sdtContent>
      </w:sdt>
      <w:r w:rsidR="00CD5EFA" w:rsidRPr="003247E3">
        <w:rPr>
          <w:lang w:val="en-US"/>
        </w:rPr>
        <w:t xml:space="preserve"> </w:t>
      </w:r>
      <w:r w:rsidR="006B3024" w:rsidRPr="003247E3">
        <w:rPr>
          <w:lang w:val="en-US"/>
        </w:rPr>
        <w:t xml:space="preserve">writes </w:t>
      </w:r>
      <w:r w:rsidR="00CD5EFA" w:rsidRPr="003247E3">
        <w:rPr>
          <w:lang w:val="en-US"/>
        </w:rPr>
        <w:t>that our dimension of “deviation-based naturalness captures how much a voice diverges from typical acoustic patterns” (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4045</w:t>
      </w:r>
      <w:r w:rsidR="00CD5EFA" w:rsidRPr="003247E3">
        <w:rPr>
          <w:lang w:val="en-US"/>
        </w:rPr>
        <w:t xml:space="preserve">). This </w:t>
      </w:r>
      <w:r w:rsidR="00ED3E33" w:rsidRPr="003247E3">
        <w:rPr>
          <w:lang w:val="en-US"/>
        </w:rPr>
        <w:t xml:space="preserve">is </w:t>
      </w:r>
      <w:r w:rsidR="00CD5EFA" w:rsidRPr="003247E3">
        <w:rPr>
          <w:lang w:val="en-US"/>
        </w:rPr>
        <w:t>not</w:t>
      </w:r>
      <w:r w:rsidR="00ED3E33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fully </w:t>
      </w:r>
      <w:r w:rsidR="00ED3E33" w:rsidRPr="003247E3">
        <w:rPr>
          <w:lang w:val="en-US"/>
        </w:rPr>
        <w:t>correct</w:t>
      </w:r>
      <w:r w:rsidR="00CD5EFA" w:rsidRPr="003247E3">
        <w:rPr>
          <w:lang w:val="en-US"/>
        </w:rPr>
        <w:t xml:space="preserve">. </w:t>
      </w:r>
      <w:r w:rsidR="005A6907" w:rsidRPr="003247E3">
        <w:rPr>
          <w:lang w:val="en-US"/>
        </w:rPr>
        <w:t>In fact, w</w:t>
      </w:r>
      <w:r w:rsidR="00CD5EFA" w:rsidRPr="003247E3">
        <w:rPr>
          <w:lang w:val="en-US"/>
        </w:rPr>
        <w:t xml:space="preserve">e </w:t>
      </w:r>
      <w:r w:rsidR="005F645D" w:rsidRPr="003247E3">
        <w:rPr>
          <w:lang w:val="en-US"/>
        </w:rPr>
        <w:t>refer to</w:t>
      </w:r>
      <w:r w:rsidR="00CD5EFA" w:rsidRPr="003247E3">
        <w:rPr>
          <w:lang w:val="en-US"/>
        </w:rPr>
        <w:t xml:space="preserve"> the “deviation from a reference that represents maximum naturalness”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 xml:space="preserve">, </w:t>
          </w:r>
        </w:sdtContent>
      </w:sdt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CD5EFA" w:rsidRPr="003247E3">
        <w:rPr>
          <w:lang w:val="en-US"/>
        </w:rPr>
        <w:t xml:space="preserve">). Although </w:t>
      </w:r>
      <w:r w:rsidR="005F645D" w:rsidRPr="003247E3">
        <w:rPr>
          <w:lang w:val="en-US"/>
        </w:rPr>
        <w:t xml:space="preserve">the </w:t>
      </w:r>
      <w:r w:rsidR="00CD5EFA" w:rsidRPr="003247E3">
        <w:rPr>
          <w:lang w:val="en-US"/>
        </w:rPr>
        <w:t xml:space="preserve">difference may seem </w:t>
      </w:r>
      <w:r w:rsidR="00954ECA" w:rsidRPr="003247E3">
        <w:rPr>
          <w:lang w:val="en-US"/>
        </w:rPr>
        <w:t>small</w:t>
      </w:r>
      <w:r w:rsidR="00CD5EFA" w:rsidRPr="003247E3">
        <w:rPr>
          <w:lang w:val="en-US"/>
        </w:rPr>
        <w:t xml:space="preserve">, it is </w:t>
      </w:r>
      <w:r w:rsidR="00954ECA" w:rsidRPr="003247E3">
        <w:rPr>
          <w:lang w:val="en-US"/>
        </w:rPr>
        <w:t xml:space="preserve">crucial because it </w:t>
      </w:r>
      <w:r w:rsidR="002C342F" w:rsidRPr="003247E3">
        <w:rPr>
          <w:lang w:val="en-US"/>
        </w:rPr>
        <w:t xml:space="preserve">captures the key point </w:t>
      </w:r>
      <w:r w:rsidR="0010613C" w:rsidRPr="003247E3">
        <w:rPr>
          <w:lang w:val="en-US"/>
        </w:rPr>
        <w:t xml:space="preserve">raised </w:t>
      </w:r>
      <w:r w:rsidR="002C342F" w:rsidRPr="003247E3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Pinheiro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(2025)</w:t>
          </w:r>
          <w:r w:rsidR="00AB7BD3" w:rsidRPr="003247E3">
            <w:rPr>
              <w:lang w:val="en-US"/>
            </w:rPr>
            <w:fldChar w:fldCharType="end"/>
          </w:r>
        </w:sdtContent>
      </w:sdt>
      <w:r w:rsidR="002C342F" w:rsidRPr="003247E3">
        <w:rPr>
          <w:lang w:val="en-US"/>
        </w:rPr>
        <w:t xml:space="preserve">: that impressions of naturalness are influenced by many aspects that go beyond acoustics alone. As we outlined, it is common </w:t>
      </w:r>
      <w:r w:rsidR="005F645D" w:rsidRPr="003247E3">
        <w:rPr>
          <w:lang w:val="en-US"/>
        </w:rPr>
        <w:t xml:space="preserve">for </w:t>
      </w:r>
      <w:r w:rsidR="002C342F" w:rsidRPr="003247E3">
        <w:rPr>
          <w:lang w:val="en-US"/>
        </w:rPr>
        <w:t xml:space="preserve">listeners </w:t>
      </w:r>
      <w:r w:rsidR="005F645D" w:rsidRPr="003247E3">
        <w:rPr>
          <w:lang w:val="en-US"/>
        </w:rPr>
        <w:t xml:space="preserve">to </w:t>
      </w:r>
      <w:r w:rsidR="002C342F" w:rsidRPr="003247E3">
        <w:rPr>
          <w:lang w:val="en-US"/>
        </w:rPr>
        <w:t xml:space="preserve">use an </w:t>
      </w:r>
      <w:r w:rsidR="005F645D" w:rsidRPr="003247E3">
        <w:rPr>
          <w:lang w:val="en-US"/>
        </w:rPr>
        <w:t xml:space="preserve">internal </w:t>
      </w:r>
      <w:r w:rsidR="002C342F" w:rsidRPr="003247E3">
        <w:rPr>
          <w:lang w:val="en-US"/>
        </w:rPr>
        <w:t>implicit reference based on their experience and expectations</w:t>
      </w:r>
      <w:r w:rsidR="00AB7B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 w:rsidRPr="003247E3">
            <w:rPr>
              <w:lang w:val="en-US"/>
            </w:rPr>
            <w:fldChar w:fldCharType="begin"/>
          </w:r>
          <w:r w:rsidR="00AB7BD3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 w:rsidRPr="003247E3">
            <w:rPr>
              <w:lang w:val="en-US"/>
            </w:rPr>
            <w:fldChar w:fldCharType="separate"/>
          </w:r>
          <w:r w:rsidR="00AB7BD3" w:rsidRPr="003247E3">
            <w:rPr>
              <w:lang w:val="en-US"/>
            </w:rPr>
            <w:t>(Nussbaum et al., 2025</w:t>
          </w:r>
          <w:r w:rsidR="00AB7BD3" w:rsidRPr="003247E3">
            <w:rPr>
              <w:lang w:val="en-US"/>
            </w:rPr>
            <w:fldChar w:fldCharType="end"/>
          </w:r>
          <w:r w:rsidR="00AB7BD3" w:rsidRPr="003247E3">
            <w:rPr>
              <w:lang w:val="en-US"/>
            </w:rPr>
            <w:t>,</w:t>
          </w:r>
        </w:sdtContent>
      </w:sdt>
      <w:r w:rsidR="00A1110C" w:rsidRPr="003247E3">
        <w:rPr>
          <w:lang w:val="en-US"/>
        </w:rPr>
        <w:t xml:space="preserve"> </w:t>
      </w:r>
      <w:r w:rsidR="005F645D" w:rsidRPr="003247E3">
        <w:rPr>
          <w:lang w:val="en-US"/>
        </w:rPr>
        <w:t xml:space="preserve">p. </w:t>
      </w:r>
      <w:r w:rsidR="00A1110C" w:rsidRPr="003247E3">
        <w:rPr>
          <w:lang w:val="en-US"/>
        </w:rPr>
        <w:t>472</w:t>
      </w:r>
      <w:r w:rsidR="002C342F" w:rsidRPr="003247E3">
        <w:rPr>
          <w:lang w:val="en-US"/>
        </w:rPr>
        <w:t xml:space="preserve">). Logically, the same acoustic signal </w:t>
      </w:r>
      <w:r w:rsidR="00752D03" w:rsidRPr="003247E3">
        <w:rPr>
          <w:lang w:val="en-US"/>
        </w:rPr>
        <w:t xml:space="preserve">can </w:t>
      </w:r>
      <w:r w:rsidR="002C342F" w:rsidRPr="003247E3">
        <w:rPr>
          <w:lang w:val="en-US"/>
        </w:rPr>
        <w:t>result in different subjective impressions, depending on listener and context</w:t>
      </w:r>
      <w:r w:rsidR="005A6907" w:rsidRPr="003247E3">
        <w:rPr>
          <w:lang w:val="en-US"/>
        </w:rPr>
        <w:t xml:space="preserve"> variables</w:t>
      </w:r>
      <w:r w:rsidR="002C342F" w:rsidRPr="003247E3">
        <w:rPr>
          <w:lang w:val="en-US"/>
        </w:rPr>
        <w:t xml:space="preserve">. </w:t>
      </w:r>
      <w:r w:rsidR="000027CE" w:rsidRPr="003247E3">
        <w:rPr>
          <w:lang w:val="en-US"/>
        </w:rPr>
        <w:t>There</w:t>
      </w:r>
      <w:r w:rsidR="002C342F" w:rsidRPr="003247E3">
        <w:rPr>
          <w:lang w:val="en-US"/>
        </w:rPr>
        <w:t xml:space="preserve"> is</w:t>
      </w:r>
      <w:r w:rsidR="009B63D3" w:rsidRPr="003247E3">
        <w:rPr>
          <w:lang w:val="en-US"/>
        </w:rPr>
        <w:t xml:space="preserve"> </w:t>
      </w:r>
      <w:r w:rsidR="000027CE" w:rsidRPr="003247E3">
        <w:rPr>
          <w:lang w:val="en-US"/>
        </w:rPr>
        <w:t xml:space="preserve">ample </w:t>
      </w:r>
      <w:r w:rsidR="002C342F" w:rsidRPr="003247E3">
        <w:rPr>
          <w:lang w:val="en-US"/>
        </w:rPr>
        <w:t>evidence</w:t>
      </w:r>
      <w:r w:rsidR="000027CE" w:rsidRPr="003247E3">
        <w:rPr>
          <w:lang w:val="en-US"/>
        </w:rPr>
        <w:t xml:space="preserve"> for this</w:t>
      </w:r>
      <w:r w:rsidR="002C342F" w:rsidRPr="003247E3">
        <w:rPr>
          <w:lang w:val="en-US"/>
        </w:rPr>
        <w:t xml:space="preserve">: </w:t>
      </w:r>
      <w:r w:rsidR="005234E6" w:rsidRPr="003247E3">
        <w:rPr>
          <w:lang w:val="en-US"/>
        </w:rPr>
        <w:t xml:space="preserve">For example, </w:t>
      </w:r>
      <w:r w:rsidR="009B63D3" w:rsidRPr="003247E3">
        <w:rPr>
          <w:lang w:val="en-US"/>
        </w:rPr>
        <w:t xml:space="preserve">listeners judge speech </w:t>
      </w:r>
      <w:r w:rsidR="005A6907" w:rsidRPr="003247E3">
        <w:rPr>
          <w:lang w:val="en-US"/>
        </w:rPr>
        <w:t xml:space="preserve">in </w:t>
      </w:r>
      <w:r w:rsidR="009B63D3" w:rsidRPr="003247E3">
        <w:rPr>
          <w:lang w:val="en-US"/>
        </w:rPr>
        <w:t xml:space="preserve">their own accent </w:t>
      </w:r>
      <w:r w:rsidR="00AA2736" w:rsidRPr="003247E3">
        <w:rPr>
          <w:lang w:val="en-US"/>
        </w:rPr>
        <w:t xml:space="preserve">as </w:t>
      </w:r>
      <w:r w:rsidR="009B63D3" w:rsidRPr="003247E3">
        <w:rPr>
          <w:lang w:val="en-US"/>
        </w:rPr>
        <w:t>more natural than foreign-accented speech</w:t>
      </w:r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</w:t>
          </w:r>
          <w:proofErr w:type="spellStart"/>
          <w:r w:rsidR="00796012" w:rsidRPr="003247E3">
            <w:rPr>
              <w:lang w:val="en-US"/>
            </w:rPr>
            <w:t>Kapolowicz</w:t>
          </w:r>
          <w:proofErr w:type="spellEnd"/>
          <w:r w:rsidR="00796012" w:rsidRPr="003247E3">
            <w:rPr>
              <w:lang w:val="en-US"/>
            </w:rPr>
            <w:t xml:space="preserve"> et al., 2022)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3247E3">
        <w:rPr>
          <w:lang w:val="en-US"/>
        </w:rPr>
        <w:t xml:space="preserve">. </w:t>
      </w:r>
      <w:r w:rsidR="005F645D" w:rsidRPr="003247E3">
        <w:rPr>
          <w:lang w:val="en-US"/>
        </w:rPr>
        <w:t>T</w:t>
      </w:r>
      <w:r w:rsidR="009B63D3" w:rsidRPr="003247E3">
        <w:rPr>
          <w:lang w:val="en-US"/>
        </w:rPr>
        <w:t xml:space="preserve">he perception and acceptance of synthetic voices </w:t>
      </w:r>
      <w:r w:rsidR="005F645D" w:rsidRPr="003247E3">
        <w:rPr>
          <w:lang w:val="en-US"/>
        </w:rPr>
        <w:t xml:space="preserve">also seems </w:t>
      </w:r>
      <w:r w:rsidR="009B63D3" w:rsidRPr="003247E3">
        <w:rPr>
          <w:lang w:val="en-US"/>
        </w:rPr>
        <w:t xml:space="preserve">modulated by </w:t>
      </w:r>
      <w:r w:rsidR="00490EE3" w:rsidRPr="003247E3">
        <w:rPr>
          <w:lang w:val="en-US"/>
        </w:rPr>
        <w:t>listeners’</w:t>
      </w:r>
      <w:r w:rsidR="009B63D3" w:rsidRPr="003247E3">
        <w:rPr>
          <w:lang w:val="en-US"/>
        </w:rPr>
        <w:t xml:space="preserve"> </w:t>
      </w:r>
      <w:r w:rsidR="005A0100" w:rsidRPr="003247E3">
        <w:rPr>
          <w:lang w:val="en-US"/>
        </w:rPr>
        <w:t>personalities</w:t>
      </w:r>
      <w:r w:rsidR="009B63D3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(Lee, 2010)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F645D" w:rsidRPr="003247E3">
        <w:rPr>
          <w:lang w:val="en-US"/>
        </w:rPr>
        <w:t xml:space="preserve"> and </w:t>
      </w:r>
      <w:r w:rsidR="005234E6" w:rsidRPr="003247E3">
        <w:rPr>
          <w:lang w:val="en-US"/>
        </w:rPr>
        <w:t>multimodal context</w:t>
      </w:r>
      <w:r w:rsidR="00AA2736" w:rsidRPr="003247E3">
        <w:rPr>
          <w:lang w:val="en-US"/>
        </w:rPr>
        <w:t>,</w:t>
      </w:r>
      <w:r w:rsidR="005234E6" w:rsidRPr="003247E3">
        <w:rPr>
          <w:lang w:val="en-US"/>
        </w:rPr>
        <w:t xml:space="preserve"> such as the </w:t>
      </w:r>
      <w:r w:rsidR="00B06630" w:rsidRPr="003247E3">
        <w:rPr>
          <w:lang w:val="en-US"/>
        </w:rPr>
        <w:t>visual</w:t>
      </w:r>
      <w:r w:rsidR="005234E6" w:rsidRPr="003247E3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(Mitchell et al., 2011)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234E6" w:rsidRPr="002C70B6">
        <w:rPr>
          <w:lang w:val="en-US"/>
        </w:rPr>
        <w:t>.</w:t>
      </w:r>
      <w:r w:rsidR="00534503" w:rsidRPr="002C70B6">
        <w:rPr>
          <w:lang w:val="en-US"/>
        </w:rPr>
        <w:t xml:space="preserve"> </w:t>
      </w:r>
      <w:r w:rsidR="00DC1FE1" w:rsidRPr="002C70B6">
        <w:rPr>
          <w:lang w:val="en-US"/>
        </w:rPr>
        <w:t>Moreover</w:t>
      </w:r>
      <w:r w:rsidR="00534503" w:rsidRPr="002C70B6">
        <w:rPr>
          <w:lang w:val="en-US"/>
        </w:rPr>
        <w:t xml:space="preserve">, auditory adaptation aftereffects in the perception of acoustically identical voices </w:t>
      </w:r>
      <w:sdt>
        <w:sdtPr>
          <w:rPr>
            <w:lang w:val="en-US"/>
          </w:rPr>
          <w:alias w:val="To edit, see citavi.com/edit"/>
          <w:tag w:val="CitaviPlaceholder#defedbb7-7406-491e-a597-8dd734286469"/>
          <w:id w:val="-1507591955"/>
          <w:placeholder>
            <w:docPart w:val="DefaultPlaceholder_-1854013440"/>
          </w:placeholder>
        </w:sdtPr>
        <w:sdtContent>
          <w:r w:rsidR="00DC1FE1">
            <w:rPr>
              <w:lang w:val="en-US"/>
            </w:rPr>
            <w:fldChar w:fldCharType="begin"/>
          </w:r>
          <w:r w:rsidR="00DC1FE1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YyOWM1Yzg3LWE0ODQtNDQ5MS05MmJhLWIxMjQ4NzBjMGUyNiIsIlJhbmdlTGVuZ3RoIjoyOCwiUmVmZXJlbmNlSWQiOiI0OGVjMzhjZS00ZWNmLTRhNzctOGEwZC1lODZhOTBmMjJkNW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giLCIkdHlwZSI6IlN3aXNzQWNhZGVtaWMuQ2l0YXZpLlByb2plY3QsIFN3aXNzQWNhZGVtaWMuQ2l0YXZpIn19LHsiJGlkIjoiOS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OCJ9fSx7IiRpZCI6IjEw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4In19LHsiJGlkIjoiMTM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gifX0seyIkaWQiOiIxNC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OCJ9fSx7IiRpZCI6IjE1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gifX0seyIkaWQiOiIxNi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4In19XS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gifX1dLCJOdW1iZXIiOiI5IiwiT3JnYW5pemF0aW9ucyI6W10sIk90aGVyc0ludm9sdmVkIjpbXSwiUGFnZVJhbmdlIjoiPHNwPlxyXG4gIDxuPjY4NDwvbj5cclxuICA8aW4+dHJ1ZTwvaW4+XHJcbiAgPG9zPjY4NDwvb3M+XHJcbiAgPHBzPjY4NDwvcHM+XHJcbjwvc3A+XHJcbjxlcD5cclxuICA8bj42ODg8L24+XHJcbiAgPGluPnRydWU8L2luPlxyXG4gIDxvcz42ODg8L29zPlxyXG4gIDxwcz42ODg8L3BzPlxyXG48L2VwPlxyXG48b3M+Njg0LTg8L29zPiIsIlBlcmlvZGljYWwiOnsiJGlkIjoiMj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4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}</w:instrText>
          </w:r>
          <w:r w:rsidR="00DC1FE1">
            <w:rPr>
              <w:lang w:val="en-US"/>
            </w:rPr>
            <w:fldChar w:fldCharType="separate"/>
          </w:r>
          <w:r w:rsidR="00DC1FE1">
            <w:rPr>
              <w:lang w:val="en-US"/>
            </w:rPr>
            <w:t>(Schweinberger et al., 2008)</w:t>
          </w:r>
          <w:r w:rsidR="00DC1FE1">
            <w:rPr>
              <w:lang w:val="en-US"/>
            </w:rPr>
            <w:fldChar w:fldCharType="end"/>
          </w:r>
        </w:sdtContent>
      </w:sdt>
      <w:r w:rsidR="00534503" w:rsidRPr="002C70B6">
        <w:rPr>
          <w:lang w:val="en-US"/>
        </w:rPr>
        <w:t xml:space="preserve"> have now been established as a ubiquitous phenomenon.</w:t>
      </w:r>
      <w:r w:rsidR="005234E6" w:rsidRPr="002C70B6">
        <w:rPr>
          <w:lang w:val="en-US"/>
        </w:rPr>
        <w:t xml:space="preserve"> </w:t>
      </w:r>
      <w:r w:rsidR="00534503" w:rsidRPr="002C70B6">
        <w:rPr>
          <w:lang w:val="en-US"/>
        </w:rPr>
        <w:t>W</w:t>
      </w:r>
      <w:r w:rsidR="000027CE" w:rsidRPr="002C70B6">
        <w:rPr>
          <w:lang w:val="en-US"/>
        </w:rPr>
        <w:t>e maintain that</w:t>
      </w:r>
      <w:r w:rsidR="000027CE" w:rsidRPr="003247E3">
        <w:rPr>
          <w:lang w:val="en-US"/>
        </w:rPr>
        <w:t xml:space="preserve"> a full </w:t>
      </w:r>
      <w:r w:rsidR="005A0100" w:rsidRPr="003247E3">
        <w:rPr>
          <w:lang w:val="en-US"/>
        </w:rPr>
        <w:t xml:space="preserve">understanding of voice naturalness </w:t>
      </w:r>
      <w:r w:rsidR="005F645D" w:rsidRPr="003247E3">
        <w:rPr>
          <w:lang w:val="en-US"/>
        </w:rPr>
        <w:t>requires more systematic research that assesses</w:t>
      </w:r>
      <w:r w:rsidR="005A0100" w:rsidRPr="003247E3">
        <w:rPr>
          <w:lang w:val="en-US"/>
        </w:rPr>
        <w:t xml:space="preserve"> differences across listeners and contexts, as we outlined in the </w:t>
      </w:r>
      <w:r w:rsidR="005A0100" w:rsidRPr="00E57B54">
        <w:rPr>
          <w:i/>
          <w:iCs/>
          <w:lang w:val="en-US"/>
        </w:rPr>
        <w:t>outstanding questions</w:t>
      </w:r>
      <w:r w:rsidR="005A0100" w:rsidRPr="003247E3">
        <w:rPr>
          <w:lang w:val="en-US"/>
        </w:rPr>
        <w:t xml:space="preserve">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Pinheiro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(2025)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5A0100" w:rsidRPr="003247E3">
        <w:rPr>
          <w:lang w:val="en-US"/>
        </w:rPr>
        <w:t xml:space="preserve"> sums this up perfectly: “Naturalness […] must therefore be understood as emerging from the interaction between the acoustic properties of speech and the listener’s representational framework.” (page </w:t>
      </w:r>
      <w:r w:rsidR="00796012" w:rsidRPr="003247E3">
        <w:rPr>
          <w:lang w:val="en-US"/>
        </w:rPr>
        <w:t>4046</w:t>
      </w:r>
      <w:r w:rsidR="005A0100" w:rsidRPr="003247E3">
        <w:rPr>
          <w:lang w:val="en-US"/>
        </w:rPr>
        <w:t xml:space="preserve">). </w:t>
      </w:r>
      <w:r w:rsidR="00534503" w:rsidRPr="003247E3">
        <w:rPr>
          <w:lang w:val="en-US"/>
        </w:rPr>
        <w:t xml:space="preserve">But in </w:t>
      </w:r>
      <w:r w:rsidR="00565B0E" w:rsidRPr="003247E3">
        <w:rPr>
          <w:lang w:val="en-US"/>
        </w:rPr>
        <w:t>fact, t</w:t>
      </w:r>
      <w:r w:rsidR="005A0100" w:rsidRPr="003247E3">
        <w:rPr>
          <w:lang w:val="en-US"/>
        </w:rPr>
        <w:t xml:space="preserve">his is the essence of our </w:t>
      </w:r>
      <w:r w:rsidR="00534503" w:rsidRPr="003247E3">
        <w:rPr>
          <w:lang w:val="en-US"/>
        </w:rPr>
        <w:t xml:space="preserve">model </w:t>
      </w:r>
      <w:r w:rsidR="005A0100" w:rsidRPr="003247E3">
        <w:rPr>
          <w:lang w:val="en-US"/>
        </w:rPr>
        <w:t>(</w:t>
      </w:r>
      <w:r w:rsidR="00B06630" w:rsidRPr="003247E3">
        <w:rPr>
          <w:lang w:val="en-US"/>
        </w:rPr>
        <w:t>cf</w:t>
      </w:r>
      <w:r w:rsidR="00796012" w:rsidRPr="003247E3">
        <w:rPr>
          <w:lang w:val="en-US"/>
        </w:rPr>
        <w:t>.</w:t>
      </w:r>
      <w:r w:rsidR="00B06630" w:rsidRPr="003247E3">
        <w:rPr>
          <w:lang w:val="en-US"/>
        </w:rPr>
        <w:t xml:space="preserve"> Figure</w:t>
      </w:r>
      <w:r w:rsidR="00796012" w:rsidRPr="003247E3">
        <w:rPr>
          <w:lang w:val="en-US"/>
        </w:rPr>
        <w:t xml:space="preserve"> 2</w:t>
      </w:r>
      <w:r w:rsidR="00B06630" w:rsidRPr="003247E3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Nussbaum et al.</w:t>
          </w:r>
          <w:r w:rsidR="00796012" w:rsidRPr="003247E3">
            <w:rPr>
              <w:lang w:val="en-US"/>
            </w:rPr>
            <w:fldChar w:fldCharType="end"/>
          </w:r>
        </w:sdtContent>
      </w:sdt>
      <w:r w:rsidR="00796012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Content>
          <w:r w:rsidR="00796012" w:rsidRPr="003247E3">
            <w:rPr>
              <w:lang w:val="en-US"/>
            </w:rPr>
            <w:fldChar w:fldCharType="begin"/>
          </w:r>
          <w:r w:rsidR="00796012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 w:rsidRPr="003247E3">
            <w:rPr>
              <w:lang w:val="en-US"/>
            </w:rPr>
            <w:fldChar w:fldCharType="separate"/>
          </w:r>
          <w:r w:rsidR="00796012" w:rsidRPr="003247E3">
            <w:rPr>
              <w:lang w:val="en-US"/>
            </w:rPr>
            <w:t>2025</w:t>
          </w:r>
          <w:r w:rsidR="00796012" w:rsidRPr="003247E3">
            <w:rPr>
              <w:lang w:val="en-US"/>
            </w:rPr>
            <w:fldChar w:fldCharType="end"/>
          </w:r>
          <w:r w:rsidR="00796012" w:rsidRPr="003247E3">
            <w:rPr>
              <w:lang w:val="en-US"/>
            </w:rPr>
            <w:t>,</w:t>
          </w:r>
        </w:sdtContent>
      </w:sdt>
      <w:r w:rsidR="005A0100" w:rsidRPr="003247E3">
        <w:rPr>
          <w:lang w:val="en-US"/>
        </w:rPr>
        <w:t xml:space="preserve"> page </w:t>
      </w:r>
      <w:r w:rsidR="00796012" w:rsidRPr="003247E3">
        <w:rPr>
          <w:lang w:val="en-US"/>
        </w:rPr>
        <w:t>473</w:t>
      </w:r>
      <w:r w:rsidR="005A0100" w:rsidRPr="003247E3">
        <w:rPr>
          <w:lang w:val="en-US"/>
        </w:rPr>
        <w:t xml:space="preserve">). </w:t>
      </w:r>
    </w:p>
    <w:p w14:paraId="77C39D3A" w14:textId="5ADC3A80" w:rsidR="00293F91" w:rsidRPr="003247E3" w:rsidRDefault="00293F91" w:rsidP="00DF1F2D">
      <w:pPr>
        <w:rPr>
          <w:lang w:val="en-US"/>
        </w:rPr>
      </w:pPr>
      <w:r w:rsidRPr="003247E3">
        <w:rPr>
          <w:lang w:val="en-US"/>
        </w:rPr>
        <w:t xml:space="preserve">Another point raised by </w:t>
      </w:r>
      <w:sdt>
        <w:sdtPr>
          <w:rPr>
            <w:lang w:val="en-US"/>
          </w:rPr>
          <w:alias w:val="To edit, see citavi.com/edit"/>
          <w:tag w:val="CitaviPlaceholder#709a6a31-a505-4965-9e13-66ef9e93393e"/>
          <w:id w:val="-4389125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U5YWNhNmM2LTFiOTQtNGQxMC04NWJkLTI3N2E3ZDcxOGIzNSIsIkVudHJpZXMiOlt7IiRpZCI6IjIiLCIkdHlwZSI6IlN3aXNzQWNhZGVtaWMuQ2l0YXZpLkNpdGF0aW9ucy5Xb3JkUGxhY2Vob2xkZXJFbnRyeSwgU3dpc3NBY2FkZW1pYy5DaXRhdmkiLCJJZCI6Ijg3ZWJjNTdiLWMwZjEtNDM4ZS1hOGQ5LTdmNGFhZGFjOWNmMiIsIlJhbmdlTGVuZ3RoIjo4LCJSZWZlcmVuY2VJZCI6IjU0NTUyMjJiLWEyNmEtNGRlNS04YzM2LWZkMTY3MzI5Njk2YSIsIk5vUGFyIjp0cnVl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GVyc29uT25seSI6dHJ1Z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FuYSIsIkxhc3ROYW1lIjoiUGluaGVpcm8iLCJNaWRkbGVOYW1lIjoiUC4iLCJQcm90ZWN0ZWQiOmZhbHNlLCJTZXgiOjEsIkNyZWF0ZWRCeSI6Il9DaHJpc3RpbmUiLCJDcmVhdGVkT24iOiIyMDE5LTAzLTA1VDExOjA5OjU1IiwiTW9kaWZpZWRCeSI6Il9DaHJpc3RpbmUiLCJJZCI6ImFlNDUyMDVjLWFhNmQtNDExOS1hMTYwLTEzMjRmYWVkNmMzYSIsIk1vZGlmaWVkT24iOiIyMDE5LTAzLTA1VDExOjA5OjU4IiwiUHJvamVjdCI6eyIkaWQiOiI4IiwiJHR5cGUiOiJTd2lzc0FjYWRlbWljLkNpdGF2aS5Qcm9qZWN0LCBTd2lzc0FjYWRlbWljLkNpdGF2aSJ9fV0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QxMjYzNjMyIiwiVXJpU3RyaW5nIjoiaHR0cDovL3d3dy5uY2JpLm5sbS5uaWguZ292L3B1Ym1lZC80MTI2MzYzM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xMi0xMFQxMjo0NToxNSIsIk1vZGlmaWVkQnkiOiJfQ2hyaXN0aW5lIE51c3NiYXVtIiwiSWQiOiI1OTU1NjQxMC1mYTYyLTRkNTUtYTQwMy0xMzJmZGY2ODFmNmEiLCJNb2RpZmllZE9uIjoiMjAyNS0xMi0xMFQxMjo0NToxNSIsIlByb2plY3QiOnsiJHJlZiI6Ijg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TItMTBUMTI6NDU6MTUiLCJNb2RpZmllZEJ5IjoiX0NocmlzdGluZSBOdXNzYmF1bSIsIklkIjoiMzNlODY2YjEtYmY4ZS00MmZiLTllZTUtMjA3ZjZlYTQ5M2ZhIiwiTW9kaWZpZWRPbiI6IjIwMjUtMTItMTBUMTI6NDU6MTUiLCJQcm9qZWN0Ijp7IiRyZWYiOiI4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NS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OC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9aca6c6-1b94-4d10-85bd-277a7d718b35"/>
          <w:id w:val="-184910525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cwOWE2YTMxLWE1MDUtNDk2NS05ZTEzLTY2ZWY5ZTkzMzkzZSIsIkVudHJpZXMiOlt7IiRpZCI6IjIiLCIkdHlwZSI6IlN3aXNzQWNhZGVtaWMuQ2l0YXZpLkNpdGF0aW9ucy5Xb3JkUGxhY2Vob2xkZXJFbnRyeSwgU3dpc3NBY2FkZW1pYy5DaXRhdmkiLCJJZCI6IjhiNGVhMWJmLTkyNDAtNDUyMS1hZmIwLTI5MjE2NTBlMGQyOSIsIlJhbmdlTGVuZ3RoIjo2LCJSZWZlcmVuY2VJZCI6IjU0NTUyMjJiLWEyNmEtNGRlNS04YzM2LWZkMTY3MzI5Njk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giLCIkdHlwZSI6IlN3aXNzQWNhZGVtaWMuQ2l0YXZpLlByb2plY3QsIFN3aXNzQWNhZGVtaWMuQ2l0YXZpIn19XS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EyLTEwVDEyOjQ1OjE1IiwiTW9kaWZpZWRCeSI6Il9DaHJpc3RpbmUgTnVzc2JhdW0iLCJJZCI6IjU5NTU2NDEwLWZhNjItNGQ1NS1hNDAzLTEzMmZkZjY4MWY2YSIsIk1vZGlmaWVkT24iOiIyMDI1LTEyLTEwVDEyOjQ1OjE1IiwiUHJvamVjdCI6eyIkcmVmIjoiOC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xMi0xMFQxMjo0NToxNSIsIk1vZGlmaWVkQnkiOiJfQ2hyaXN0aW5lIE51c3NiYXVtIiwiSWQiOiIzM2U4NjZiMS1iZjhlLTQyZmItOWVlNS0yMDdmNmVhNDkzZmEiLCJNb2RpZmllZE9uIjoiMjAyNS0xMi0xMFQxMjo0NToxNSIsIlByb2plY3QiOnsiJHJlZiI6Ijg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1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4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fQ2hyaXN0aW5lIE51c3NiYXVtIiwiQ3JlYXRlZE9uIjoiMjAyNS0xMi0xMFQxMjo0NToxNSIsIk1vZGlmaWVkQnkiOiJfQ2hyaXN0aW5lIE51c3NiYXVtIiwiSWQiOiI1NDU1MjIyYi1hMjZhLTRkZTUtOGMzNi1mZDE2NzMyOTY5NmEiLCJNb2RpZmllZE9uIjoiMjAyNi0wMS0wOFQxMjo0NDo1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I1KSJ9XX0sIlRhZyI6IkNpdGF2aVBsYWNlaG9sZGVyIzU5YWNhNmM2LTFiOTQtNGQxMC04NWJkLTI3N2E3ZDcxOGIzNSIsIlRleHQiOiIoMjAyNS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was that </w:t>
      </w:r>
      <w:sdt>
        <w:sdtPr>
          <w:rPr>
            <w:lang w:val="en-US"/>
          </w:rPr>
          <w:alias w:val="To edit, see citavi.com/edit"/>
          <w:tag w:val="CitaviPlaceholder#84b01566-f565-4288-88d3-aa53cbf84290"/>
          <w:id w:val="825471911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5Njc5MWI1LWE4ZjktNDc0NC1hMmE5LTg1MmNkN2U0OGFlYyIsIkVudHJpZXMiOlt7IiRpZCI6IjIiLCIkdHlwZSI6IlN3aXNzQWNhZGVtaWMuQ2l0YXZpLkNpdGF0aW9ucy5Xb3JkUGxhY2Vob2xkZXJFbnRyeSwgU3dpc3NBY2FkZW1pYy5DaXRhdmkiLCJJZCI6ImNmMjg2NjRlLThmODEtNDFlZC1iOTBlLWE4NDQ1MDk2ZGZiYi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g0YjAxNTY2LWY1NjUtNDI4OC04OGQzLWFhNTNjYmY4NDI5MC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96791b5-a8f9-4744-a2a9-852cd7e48aec"/>
          <w:id w:val="-182726850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0YjAxNTY2LWY1NjUtNDI4OC04OGQzLWFhNTNjYmY4NDI5MCIsIkVudHJpZXMiOlt7IiRpZCI6IjIiLCIkdHlwZSI6IlN3aXNzQWNhZGVtaWMuQ2l0YXZpLkNpdGF0aW9ucy5Xb3JkUGxhY2Vob2xkZXJFbnRyeSwgU3dpc3NBY2FkZW1pYy5DaXRhdmkiLCJJZCI6IjQwNzc5MzcwLWVjNDgtNDc0MC04Mjk3LWQ3M2IyZTM1NGFjN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ODk2NzkxYjUtYThmOS00NzQ0LWEyYTktODUyY2Q3ZTQ4YWVj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 “overlooked the self-voice”. This is </w:t>
      </w:r>
      <w:r w:rsidR="00534503" w:rsidRPr="003247E3">
        <w:rPr>
          <w:lang w:val="en-US"/>
        </w:rPr>
        <w:t>in</w:t>
      </w:r>
      <w:r w:rsidRPr="003247E3">
        <w:rPr>
          <w:lang w:val="en-US"/>
        </w:rPr>
        <w:t xml:space="preserve">correct. We intentionally decided to only briefly touch on the issue where relevant, in order </w:t>
      </w:r>
      <w:r w:rsidR="00AA2736" w:rsidRPr="003247E3">
        <w:rPr>
          <w:lang w:val="en-US"/>
        </w:rPr>
        <w:t>not to</w:t>
      </w:r>
      <w:r w:rsidRPr="003247E3">
        <w:rPr>
          <w:lang w:val="en-US"/>
        </w:rPr>
        <w:t xml:space="preserve"> distract from the main points of our paper. What we did consider is an important aspect of self-voice that </w:t>
      </w:r>
      <w:r w:rsidR="00565B0E" w:rsidRPr="003247E3">
        <w:rPr>
          <w:lang w:val="en-US"/>
        </w:rPr>
        <w:t>provides</w:t>
      </w:r>
      <w:r w:rsidRPr="003247E3">
        <w:rPr>
          <w:lang w:val="en-US"/>
        </w:rPr>
        <w:t xml:space="preserve"> substantial motivation for understanding voice naturalness (that was in turn not mentioned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0d6e3bf-9369-4091-a9d3-299c8bf654ef"/>
          <w:id w:val="-778573103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yYzY2ZWY0LTAwN2YtNDIzNS04ZmZjLTU5OWQyYjczNTk2ZiIsIlJhbmdlTGVuZ3RoIjoxNCwiUmVmZXJlbmNlSWQiOiI1NDU1MjIyYi1hMjZhLTRkZTUtOGMzNi1mZDE2NzMyOTY5NmE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1dLCJDaXRhdGlvbktleVVwZGF0ZVR5cGUiOjAsIkNvbGxhYm9yYXRvcnMiOltdLCJEb2kiOiIxMC4xMTIxLzEwLjAwMzk5M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UtMTItMTBUMTI6NDU6MTUiLCJNb2RpZmllZEJ5IjoiX0NocmlzdGluZSBOdXNzYmF1bSIsIklkIjoiNTk1NTY0MTAtZmE2Mi00ZDU1LWE0MDMtMTMyZmRmNjgxZjZhIiwiTW9kaWZpZWRPbiI6IjIwMjUtMTItMTBUMTI6NDU6MTU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IxLzEwLjAwMzk5MjciLCJVcmlTdHJpbmciOiJodHRwczovL2RvaS5vcmcvMTAuMTEyMS8xMC4wMDM5OTI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Pinheiro, 2025</w:t>
          </w:r>
          <w:r w:rsidR="00104B45">
            <w:rPr>
              <w:lang w:val="en-US"/>
            </w:rPr>
            <w:fldChar w:fldCharType="end"/>
          </w:r>
        </w:sdtContent>
      </w:sdt>
      <w:r w:rsidRPr="003247E3">
        <w:rPr>
          <w:lang w:val="en-US"/>
        </w:rPr>
        <w:t xml:space="preserve">): </w:t>
      </w:r>
      <w:r w:rsidR="002477C6" w:rsidRPr="003247E3">
        <w:rPr>
          <w:lang w:val="en-US"/>
        </w:rPr>
        <w:t xml:space="preserve">we discussed the seminal work by </w:t>
      </w:r>
      <w:sdt>
        <w:sdtPr>
          <w:rPr>
            <w:lang w:val="en-US"/>
          </w:rPr>
          <w:alias w:val="To edit, see citavi.com/edit"/>
          <w:tag w:val="CitaviPlaceholder#6f155f17-fde3-4554-8d5b-0a4479eb765c"/>
          <w:id w:val="-167648896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wOTY4MmZiLTcyNDUtNGFhMC05ZGE2LTViNmE4OTk0ZTY4MiIsIkVudHJpZXMiOlt7IiRpZCI6IjIiLCIkdHlwZSI6IlN3aXNzQWNhZGVtaWMuQ2l0YXZpLkNpdGF0aW9ucy5Xb3JkUGxhY2Vob2xkZXJFbnRyeSwgU3dpc3NBY2FkZW1pYy5DaXRhdmkiLCJJZCI6ImYwYTAzYjBlLWM1NzQtNDhjZC04NDlmLWRkMzU1MmU1M2RhMyIsIlJhbmdlTGVuZ3RoIjoxNiwiUmVmZXJlbmNlSWQiOiI1ZjcxOTEwMS1hNjMyLTRjY2YtOGJkOC04YTFiNmMyOTcxOT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I1MC9hc3QuMzMuMSIsIlVyaVN0cmluZyI6Imh0dHBzOi8vZG9pLm9yZy8xMC4xMjUwL2FzdC4zMy4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Yamagishi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09682fb-7245-4aa0-9da6-5b6a8994e682"/>
          <w:id w:val="-523169837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ZmMTU1ZjE3LWZkZTMtNDU1NC04ZDViLTBhNDQ3OWViNzY1YyIsIkVudHJpZXMiOlt7IiRpZCI6IjIiLCIkdHlwZSI6IlN3aXNzQWNhZGVtaWMuQ2l0YXZpLkNpdGF0aW9ucy5Xb3JkUGxhY2Vob2xkZXJFbnRyeSwgU3dpc3NBY2FkZW1pYy5DaXRhdmkiLCJJZCI6Ijc2OTdlOTQ3LTUyNTMtNDc2My1hMGU2LTNlZDBjM2Y0N2E5ZSIsIlJhbmdlTGVuZ3RoIjo2LCJSZWZlcmVuY2VJZCI6IjVmNzE5MTAxLWE2MzItNGNjZi04YmQ4LThhMWI2YzI5NzE5O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EwLjEyNTAvYXN0LjMzLjEiLCJVcmlTdHJpbmciOiJodHRwczovL2RvaS5vcmcvMTAuMTI1MC9hc3QuMzMuMS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(2012)</w:t>
          </w:r>
          <w:r w:rsidR="00104B45">
            <w:rPr>
              <w:lang w:val="en-US"/>
            </w:rPr>
            <w:fldChar w:fldCharType="end"/>
          </w:r>
        </w:sdtContent>
      </w:sdt>
      <w:r w:rsidR="00534503" w:rsidRPr="003247E3">
        <w:rPr>
          <w:lang w:val="en-US"/>
        </w:rPr>
        <w:t xml:space="preserve"> and </w:t>
      </w:r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proofErr w:type="spellStart"/>
          <w:r w:rsidR="002477C6" w:rsidRPr="003247E3">
            <w:rPr>
              <w:lang w:val="en-US"/>
            </w:rPr>
            <w:t>Hyppa</w:t>
          </w:r>
          <w:proofErr w:type="spellEnd"/>
          <w:r w:rsidR="002477C6" w:rsidRPr="003247E3">
            <w:rPr>
              <w:lang w:val="en-US"/>
            </w:rPr>
            <w:t>-Martin et al.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88A8E12764FF4480A921BFC2CD617FBC"/>
          </w:placeholder>
        </w:sdtPr>
        <w:sdtContent>
          <w:r w:rsidR="002477C6" w:rsidRPr="003247E3">
            <w:rPr>
              <w:lang w:val="en-US"/>
            </w:rPr>
            <w:fldChar w:fldCharType="begin"/>
          </w:r>
          <w:r w:rsidR="002477C6" w:rsidRPr="003247E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2477C6" w:rsidRPr="003247E3">
            <w:rPr>
              <w:lang w:val="en-US"/>
            </w:rPr>
            <w:fldChar w:fldCharType="separate"/>
          </w:r>
          <w:r w:rsidR="002477C6" w:rsidRPr="003247E3">
            <w:rPr>
              <w:lang w:val="en-US"/>
            </w:rPr>
            <w:t>(2024)</w:t>
          </w:r>
          <w:r w:rsidR="002477C6" w:rsidRPr="003247E3">
            <w:rPr>
              <w:lang w:val="en-US"/>
            </w:rPr>
            <w:fldChar w:fldCharType="end"/>
          </w:r>
        </w:sdtContent>
      </w:sdt>
      <w:r w:rsidR="002477C6" w:rsidRPr="003247E3">
        <w:rPr>
          <w:lang w:val="en-US"/>
        </w:rPr>
        <w:t xml:space="preserve">, who evaluate personalized speech-synthesis technology for individuals who lost their biological voice (e.g., due to laryngectomy) and outlined how important it is that these devices </w:t>
      </w:r>
      <w:r w:rsidR="00AA2736" w:rsidRPr="003247E3">
        <w:rPr>
          <w:lang w:val="en-US"/>
        </w:rPr>
        <w:t xml:space="preserve">sound </w:t>
      </w:r>
      <w:r w:rsidR="002477C6" w:rsidRPr="003247E3">
        <w:rPr>
          <w:lang w:val="en-US"/>
        </w:rPr>
        <w:t>authentic and like “their own natural voice”.</w:t>
      </w:r>
      <w:r w:rsidR="00316F38">
        <w:rPr>
          <w:lang w:val="en-US"/>
        </w:rPr>
        <w:t xml:space="preserve"> </w:t>
      </w:r>
    </w:p>
    <w:p w14:paraId="0FC1029D" w14:textId="102DDBDB" w:rsidR="005B2265" w:rsidRPr="00055D09" w:rsidRDefault="00DA2D56" w:rsidP="00DF1F2D">
      <w:pPr>
        <w:rPr>
          <w:lang w:val="en-US"/>
        </w:rPr>
      </w:pPr>
      <w:r w:rsidRPr="00055D09">
        <w:rPr>
          <w:lang w:val="en-US"/>
        </w:rPr>
        <w:t>On a related note</w:t>
      </w:r>
      <w:r w:rsidR="005B2265" w:rsidRPr="00055D09">
        <w:rPr>
          <w:lang w:val="en-US"/>
        </w:rPr>
        <w:t>, while w</w:t>
      </w:r>
      <w:r w:rsidR="00DF1F2D" w:rsidRPr="00055D09">
        <w:rPr>
          <w:lang w:val="en-US"/>
        </w:rPr>
        <w:t>e welcome</w:t>
      </w:r>
      <w:r w:rsidR="006373C6" w:rsidRPr="00055D09">
        <w:rPr>
          <w:lang w:val="en-US"/>
        </w:rPr>
        <w:t xml:space="preserve"> </w:t>
      </w:r>
      <w:r w:rsidR="009F23A7" w:rsidRPr="00055D09">
        <w:rPr>
          <w:lang w:val="en-US"/>
        </w:rPr>
        <w:t>Pinheiro’s call for more scientific attention towards multifaceted aspects that contribute to the impression of a voice as one’s own</w:t>
      </w:r>
      <w:r w:rsidR="00DF1F2D" w:rsidRPr="00055D09">
        <w:rPr>
          <w:lang w:val="en-US"/>
        </w:rPr>
        <w:t xml:space="preserve">, closer contact with </w:t>
      </w:r>
      <w:sdt>
        <w:sdtPr>
          <w:rPr>
            <w:lang w:val="en-US"/>
          </w:rPr>
          <w:alias w:val="To edit, see citavi.com/edit"/>
          <w:tag w:val="CitaviPlaceholder#33a4b964-ad48-4c37-8bc3-48f78cdff22c"/>
          <w:id w:val="-17303716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lODJkOTJmLTQ4YTQtNDg1NC04YzRjLWI5YmE3ODQzYzA2ZSIsIkVudHJpZXMiOlt7IiRpZCI6IjIiLCIkdHlwZSI6IlN3aXNzQWNhZGVtaWMuQ2l0YXZpLkNpdGF0aW9ucy5Xb3JkUGxhY2Vob2xkZXJFbnRyeSwgU3dpc3NBY2FkZW1pYy5DaXRhdmkiLCJJZCI6ImE3MzA5MGI0LTc3OTctNGFkOS04Y2Y5LTRlMTg3M2FlZThlYyIsIlJhbmdlTGVuZ3RoIjoxNSwiUmVmZXJlbmNlSWQiOiI4NzJhMGJkNS00YTJkLTQyZjQtODM2MS0zZDNlYjgyZDBmZTM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OCIsIiR0eXBlIjoiU3dpc3NBY2FkZW1pYy5DaXRhdmkuUHJvamVjdCwgU3dpc3NBY2FkZW1pYy5DaXRhdmkifX0seyIkaWQiOiI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Ew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OC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0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4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Nussbaum et al.</w:t>
          </w:r>
          <w:r w:rsidR="00104B45">
            <w:rPr>
              <w:lang w:val="en-US"/>
            </w:rPr>
            <w:fldChar w:fldCharType="end"/>
          </w:r>
        </w:sdtContent>
      </w:sdt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e82d92f-48a4-4854-8c4c-b9ba7843c06e"/>
          <w:id w:val="1981812548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zYTRiOTY0LWFkNDgtNGMzNy04YmMzLTQ4Zjc4Y2RmZjIyYyIsIkVudHJpZXMiOlt7IiRpZCI6IjIiLCIkdHlwZSI6IlN3aXNzQWNhZGVtaWMuQ2l0YXZpLkNpdGF0aW9ucy5Xb3JkUGxhY2Vob2xkZXJFbnRyeSwgU3dpc3NBY2FkZW1pYy5DaXRhdmkiLCJJZCI6ImIwMjM5NWEwLWU1ZTEtNGQ4MC05M2UyLWNhODE1NGM3OGRhOCIsIlJhbmdlTGVuZ3RoIjo2LCJSZWZlcmVuY2VJZCI6Ijg3MmEwYmQ1LTRhMmQtNDJmNC04MzYxLTNkM2ViODJkMGZl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giLCIkdHlwZSI6IlN3aXNzQWNhZGVtaWMuQ2l0YXZpLlByb2plY3QsIFN3aXNzQWNhZGVtaWMuQ2l0YXZpIn19LHsiJGlkIjoiO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gifX0seyIkaWQiOiIxM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4In19XS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g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NC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OC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(2025)</w:t>
          </w:r>
          <w:r w:rsidR="00104B45">
            <w:rPr>
              <w:lang w:val="en-US"/>
            </w:rPr>
            <w:fldChar w:fldCharType="end"/>
          </w:r>
        </w:sdtContent>
      </w:sdt>
      <w:r w:rsidR="00DF1F2D" w:rsidRPr="00055D09">
        <w:rPr>
          <w:lang w:val="en-US"/>
        </w:rPr>
        <w:t xml:space="preserve"> reveals how this </w:t>
      </w:r>
      <w:r w:rsidR="00752D03" w:rsidRPr="00055D09">
        <w:rPr>
          <w:lang w:val="en-US"/>
        </w:rPr>
        <w:t xml:space="preserve">call </w:t>
      </w:r>
      <w:r w:rsidR="009F23A7" w:rsidRPr="00055D09">
        <w:rPr>
          <w:lang w:val="en-US"/>
        </w:rPr>
        <w:t>can be easily integrated into the existing framework</w:t>
      </w:r>
      <w:r w:rsidR="00DF1F2D" w:rsidRPr="00055D09">
        <w:rPr>
          <w:lang w:val="en-US"/>
        </w:rPr>
        <w:t xml:space="preserve">. Specifically, </w:t>
      </w:r>
      <w:r w:rsidR="005B2265" w:rsidRPr="00055D09">
        <w:rPr>
          <w:lang w:val="en-US"/>
        </w:rPr>
        <w:t>our</w:t>
      </w:r>
      <w:r w:rsidR="009F23A7" w:rsidRPr="00055D09">
        <w:rPr>
          <w:lang w:val="en-US"/>
        </w:rPr>
        <w:t xml:space="preserve"> distinction between </w:t>
      </w:r>
      <w:r w:rsidR="009F23A7" w:rsidRPr="00055D09">
        <w:rPr>
          <w:i/>
          <w:iCs/>
          <w:lang w:val="en-US"/>
        </w:rPr>
        <w:t>naturalness</w:t>
      </w:r>
      <w:r w:rsidR="009F23A7" w:rsidRPr="00055D09">
        <w:rPr>
          <w:lang w:val="en-US"/>
        </w:rPr>
        <w:t xml:space="preserve"> and </w:t>
      </w:r>
      <w:r w:rsidR="009F23A7" w:rsidRPr="00055D09">
        <w:rPr>
          <w:i/>
          <w:iCs/>
          <w:lang w:val="en-US"/>
        </w:rPr>
        <w:t>authenticity</w:t>
      </w:r>
      <w:r w:rsidRPr="00055D09">
        <w:rPr>
          <w:lang w:val="en-US"/>
        </w:rPr>
        <w:t xml:space="preserve"> represents an obvious entry point. </w:t>
      </w:r>
      <w:r w:rsidRPr="00055D09">
        <w:rPr>
          <w:lang w:val="en-US"/>
        </w:rPr>
        <w:lastRenderedPageBreak/>
        <w:t xml:space="preserve">Whereas naturalness refers to the holistic impression of a voice (i.e. “does a voice sound natural or unnatural?”), authenticity has been used to refer to specific social signals, such as emotion, gender or identity (i.e. “does this voice sound like an authentic </w:t>
      </w:r>
      <w:r w:rsidR="005B473F" w:rsidRPr="00055D09">
        <w:rPr>
          <w:lang w:val="en-US"/>
        </w:rPr>
        <w:t xml:space="preserve">or posed </w:t>
      </w:r>
      <w:r w:rsidRPr="00055D09">
        <w:rPr>
          <w:lang w:val="en-US"/>
        </w:rPr>
        <w:t>expression of anger?”). Identity authenticity, specifically, is assessed with regard to a specific speaker: “does this voice sound authentically like speaker X?”</w:t>
      </w:r>
      <w:r w:rsidR="00E57B54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c65dcf9-8d25-4beb-85cd-79aeac25b806"/>
          <w:id w:val="-1400285783"/>
          <w:placeholder>
            <w:docPart w:val="DefaultPlaceholder_-1854013440"/>
          </w:placeholder>
        </w:sdtPr>
        <w:sdtContent>
          <w:r w:rsidR="00E57B54">
            <w:rPr>
              <w:lang w:val="en-US"/>
            </w:rPr>
            <w:fldChar w:fldCharType="begin"/>
          </w:r>
          <w:r w:rsidR="00E57B54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k2MjM2MmU4LTYxMDktNDI0Mi1iMGJhLTc3NjEyNzMwZmRiZCIsIlJhbmdlTGVuZ3RoIjoyNywiUmVmZXJlbmNlSWQiOiIzZWU1NWMwMi1iZjE2LTQ1YTItYWI4NC0yNWRlNWMwMzZiN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XSwiQmliVGVYS2V5IjoiUm9zd2FuZG93aXR6XzIwMjQiLCJDaXRhdGlvbktleVVwZGF0ZVR5cGUiOjAsIkNvbGxhYm9yYXRvcnMiOltdLCJEYXRlMiI6IjExLjA2LjIwMjQiLCJEb2kiOiIxMC4xMDM4L3M0MjAwMy0wMjQtMDYzNzItNi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JQTUMxMTE2NjkxOSIsIlVyaVN0cmluZyI6Imh0dHBzOi8vd3d3Lm5jYmkubmxtLm5paC5nb3YvcG1jL2FydGljbGVzL1BNQzExMTY2OTE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A5VDA3OjE1OjA5IiwiTW9kaWZpZWRCeSI6Il9DaHJpc3RpbmUgTnVzc2JhdW0iLCJJZCI6IjMyNWY3Zjk0LWRmNWItNGExNS1iZTQ1LTExOGMwOWQ5ZTIzMyIsIk1vZGlmaWVkT24iOiIyMDI0LTA3LTA5VDA3OjE1OjA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zg4NjI4MDgiLCJVcmlTdHJpbmciOiJodHRwOi8vd3d3Lm5jYmkubmxtLm5paC5nb3YvcHVibWVkLzM4ODYyODA4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}</w:instrText>
          </w:r>
          <w:r w:rsidR="00E57B54">
            <w:rPr>
              <w:lang w:val="en-US"/>
            </w:rPr>
            <w:fldChar w:fldCharType="separate"/>
          </w:r>
          <w:r w:rsidR="00E57B54">
            <w:rPr>
              <w:lang w:val="en-US"/>
            </w:rPr>
            <w:t>(</w:t>
          </w:r>
          <w:proofErr w:type="gramStart"/>
          <w:r w:rsidR="00E57B54">
            <w:rPr>
              <w:lang w:val="en-US"/>
            </w:rPr>
            <w:t>e.g.,</w:t>
          </w:r>
          <w:proofErr w:type="spellStart"/>
          <w:r w:rsidR="00E57B54">
            <w:rPr>
              <w:lang w:val="en-US"/>
            </w:rPr>
            <w:t>Roswandowitz</w:t>
          </w:r>
          <w:proofErr w:type="spellEnd"/>
          <w:proofErr w:type="gramEnd"/>
          <w:r w:rsidR="00E57B54">
            <w:rPr>
              <w:lang w:val="en-US"/>
            </w:rPr>
            <w:t xml:space="preserve"> et al., 2024)</w:t>
          </w:r>
          <w:r w:rsidR="00E57B54">
            <w:rPr>
              <w:lang w:val="en-US"/>
            </w:rPr>
            <w:fldChar w:fldCharType="end"/>
          </w:r>
        </w:sdtContent>
      </w:sdt>
      <w:r w:rsidRPr="00055D09">
        <w:rPr>
          <w:lang w:val="en-US"/>
        </w:rPr>
        <w:t xml:space="preserve">. </w:t>
      </w:r>
      <w:r w:rsidR="005B2265" w:rsidRPr="00055D09">
        <w:rPr>
          <w:lang w:val="en-US"/>
        </w:rPr>
        <w:t>S</w:t>
      </w:r>
      <w:r w:rsidR="00EC49EB" w:rsidRPr="00055D09">
        <w:rPr>
          <w:lang w:val="en-US"/>
        </w:rPr>
        <w:t>elf-voice assessment</w:t>
      </w:r>
      <w:r w:rsidR="00796012" w:rsidRPr="00055D09">
        <w:rPr>
          <w:lang w:val="en-US"/>
        </w:rPr>
        <w:t>s</w:t>
      </w:r>
      <w:r w:rsidR="00EC49EB" w:rsidRPr="00055D09">
        <w:rPr>
          <w:lang w:val="en-US"/>
        </w:rPr>
        <w:t xml:space="preserve"> can be seen as a special case of identity authenticity: “</w:t>
      </w:r>
      <w:r w:rsidR="00AA2736" w:rsidRPr="00055D09">
        <w:rPr>
          <w:lang w:val="en-US"/>
        </w:rPr>
        <w:t xml:space="preserve">Does this voice authentically sound </w:t>
      </w:r>
      <w:r w:rsidR="00AA2736" w:rsidRPr="007D5FA3">
        <w:rPr>
          <w:i/>
          <w:lang w:val="en-US"/>
        </w:rPr>
        <w:t>like me</w:t>
      </w:r>
      <w:r w:rsidR="00AA2736" w:rsidRPr="00055D09">
        <w:rPr>
          <w:lang w:val="en-US"/>
        </w:rPr>
        <w:t>?”</w:t>
      </w:r>
      <w:r w:rsidR="00EC49EB" w:rsidRPr="00055D09">
        <w:rPr>
          <w:lang w:val="en-US"/>
        </w:rPr>
        <w:t xml:space="preserve"> </w:t>
      </w:r>
      <w:r w:rsidR="00464168" w:rsidRPr="00055D09">
        <w:rPr>
          <w:lang w:val="en-US"/>
        </w:rPr>
        <w:t xml:space="preserve">Note that this does not imply that self-voice assessment is </w:t>
      </w:r>
      <w:r w:rsidR="005B2265" w:rsidRPr="00055D09">
        <w:rPr>
          <w:lang w:val="en-US"/>
        </w:rPr>
        <w:t>equivalent to</w:t>
      </w:r>
      <w:r w:rsidR="00464168" w:rsidRPr="00055D09">
        <w:rPr>
          <w:lang w:val="en-US"/>
        </w:rPr>
        <w:t xml:space="preserve"> assessment of authenticity for other speakers’ identities. </w:t>
      </w:r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Pinheiro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796012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 w:rsidRPr="00055D09">
            <w:rPr>
              <w:lang w:val="en-US"/>
            </w:rPr>
            <w:fldChar w:fldCharType="begin"/>
          </w:r>
          <w:r w:rsidR="00796012" w:rsidRPr="00055D09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 w:rsidRPr="00055D09">
            <w:rPr>
              <w:lang w:val="en-US"/>
            </w:rPr>
            <w:fldChar w:fldCharType="separate"/>
          </w:r>
          <w:r w:rsidR="00796012" w:rsidRPr="00055D09">
            <w:rPr>
              <w:lang w:val="en-US"/>
            </w:rPr>
            <w:t>(2025)</w:t>
          </w:r>
          <w:r w:rsidR="00796012" w:rsidRPr="00055D09">
            <w:rPr>
              <w:lang w:val="en-US"/>
            </w:rPr>
            <w:fldChar w:fldCharType="end"/>
          </w:r>
        </w:sdtContent>
      </w:sdt>
      <w:r w:rsidR="00464168" w:rsidRPr="00055D09">
        <w:rPr>
          <w:lang w:val="en-US"/>
        </w:rPr>
        <w:t xml:space="preserve"> listed several reasons why the self-voice </w:t>
      </w:r>
      <w:r w:rsidR="005B2265" w:rsidRPr="00055D09">
        <w:rPr>
          <w:lang w:val="en-US"/>
        </w:rPr>
        <w:t>could be</w:t>
      </w:r>
      <w:r w:rsidR="00464168" w:rsidRPr="00055D09">
        <w:rPr>
          <w:lang w:val="en-US"/>
        </w:rPr>
        <w:t xml:space="preserve"> a special case, </w:t>
      </w:r>
      <w:r w:rsidRPr="00055D09">
        <w:rPr>
          <w:lang w:val="en-US"/>
        </w:rPr>
        <w:t xml:space="preserve">which we will </w:t>
      </w:r>
      <w:r w:rsidR="00104B45">
        <w:rPr>
          <w:lang w:val="en-US"/>
        </w:rPr>
        <w:t xml:space="preserve">even </w:t>
      </w:r>
      <w:r w:rsidRPr="00055D09">
        <w:rPr>
          <w:lang w:val="en-US"/>
        </w:rPr>
        <w:t>expand</w:t>
      </w:r>
      <w:r w:rsidR="00876603" w:rsidRPr="00055D09">
        <w:rPr>
          <w:lang w:val="en-US"/>
        </w:rPr>
        <w:t xml:space="preserve"> </w:t>
      </w:r>
      <w:r w:rsidR="00F17EFD">
        <w:rPr>
          <w:lang w:val="en-US"/>
        </w:rPr>
        <w:t xml:space="preserve">upon </w:t>
      </w:r>
      <w:r w:rsidRPr="00055D09">
        <w:rPr>
          <w:lang w:val="en-US"/>
        </w:rPr>
        <w:t>below</w:t>
      </w:r>
      <w:r w:rsidR="00464168" w:rsidRPr="00055D09">
        <w:rPr>
          <w:lang w:val="en-US"/>
        </w:rPr>
        <w:t xml:space="preserve">. </w:t>
      </w:r>
      <w:r w:rsidR="00387362" w:rsidRPr="00055D09">
        <w:rPr>
          <w:lang w:val="en-US"/>
        </w:rPr>
        <w:t xml:space="preserve">We </w:t>
      </w:r>
      <w:r w:rsidR="00104B45">
        <w:rPr>
          <w:lang w:val="en-US"/>
        </w:rPr>
        <w:t xml:space="preserve">therefore </w:t>
      </w:r>
      <w:r w:rsidR="00387362" w:rsidRPr="00055D09">
        <w:rPr>
          <w:lang w:val="en-US"/>
        </w:rPr>
        <w:t>do not object</w:t>
      </w:r>
      <w:r w:rsidR="005B2265" w:rsidRPr="00055D09">
        <w:rPr>
          <w:lang w:val="en-US"/>
        </w:rPr>
        <w:t xml:space="preserve">, </w:t>
      </w:r>
      <w:r w:rsidR="00387362" w:rsidRPr="00055D09">
        <w:rPr>
          <w:lang w:val="en-US"/>
        </w:rPr>
        <w:t xml:space="preserve">but we quite simply find </w:t>
      </w:r>
      <w:r w:rsidRPr="00055D09">
        <w:rPr>
          <w:lang w:val="en-US"/>
        </w:rPr>
        <w:t xml:space="preserve">that a </w:t>
      </w:r>
      <w:r w:rsidR="005B2265" w:rsidRPr="00055D09">
        <w:rPr>
          <w:lang w:val="en-US"/>
        </w:rPr>
        <w:t>c</w:t>
      </w:r>
      <w:r w:rsidR="00464168" w:rsidRPr="00055D09">
        <w:rPr>
          <w:lang w:val="en-US"/>
        </w:rPr>
        <w:t xml:space="preserve">onceptual clarification </w:t>
      </w:r>
      <w:r w:rsidR="00A77063">
        <w:rPr>
          <w:lang w:val="en-US"/>
        </w:rPr>
        <w:t>linking it</w:t>
      </w:r>
      <w:r w:rsidR="00464168" w:rsidRPr="00055D09">
        <w:rPr>
          <w:lang w:val="en-US"/>
        </w:rPr>
        <w:t xml:space="preserve"> to the concepts of voice naturalness and authenticity</w:t>
      </w:r>
      <w:r w:rsidRPr="00055D09">
        <w:rPr>
          <w:lang w:val="en-US"/>
        </w:rPr>
        <w:t xml:space="preserve"> </w:t>
      </w:r>
      <w:r w:rsidR="00E34484" w:rsidRPr="00055D09">
        <w:rPr>
          <w:lang w:val="en-US"/>
        </w:rPr>
        <w:t>eradicates</w:t>
      </w:r>
      <w:r w:rsidRPr="00055D09">
        <w:rPr>
          <w:lang w:val="en-US"/>
        </w:rPr>
        <w:t xml:space="preserve"> the need to </w:t>
      </w:r>
      <w:r w:rsidR="00E34484" w:rsidRPr="00055D09">
        <w:rPr>
          <w:lang w:val="en-US"/>
        </w:rPr>
        <w:t>declare self-relevance as a complementary dimension</w:t>
      </w:r>
      <w:r w:rsidR="00884D27" w:rsidRPr="00055D09">
        <w:rPr>
          <w:lang w:val="en-US"/>
        </w:rPr>
        <w:t xml:space="preserve">. </w:t>
      </w:r>
    </w:p>
    <w:p w14:paraId="503FA8F5" w14:textId="72087656" w:rsidR="00E34484" w:rsidRDefault="00E34484" w:rsidP="00DF1F2D">
      <w:pPr>
        <w:rPr>
          <w:b/>
          <w:bCs/>
          <w:lang w:val="en-US"/>
        </w:rPr>
      </w:pPr>
      <w:r w:rsidRPr="00E34484">
        <w:rPr>
          <w:b/>
          <w:bCs/>
          <w:lang w:val="en-US"/>
        </w:rPr>
        <w:t>Current Challenges for</w:t>
      </w:r>
      <w:r w:rsidR="00565B0E">
        <w:rPr>
          <w:b/>
          <w:bCs/>
          <w:lang w:val="en-US"/>
        </w:rPr>
        <w:t xml:space="preserve"> Understanding</w:t>
      </w:r>
      <w:r w:rsidRPr="00E34484">
        <w:rPr>
          <w:b/>
          <w:bCs/>
          <w:lang w:val="en-US"/>
        </w:rPr>
        <w:t xml:space="preserve"> Self-Voice </w:t>
      </w:r>
      <w:r w:rsidR="002C70B6">
        <w:rPr>
          <w:b/>
          <w:bCs/>
          <w:lang w:val="en-US"/>
        </w:rPr>
        <w:t>Processing</w:t>
      </w:r>
    </w:p>
    <w:p w14:paraId="1E46B7FB" w14:textId="39ACF8C4" w:rsidR="00876603" w:rsidRPr="00055D09" w:rsidRDefault="005B473F" w:rsidP="00DF1F2D">
      <w:pPr>
        <w:rPr>
          <w:lang w:val="en-US"/>
        </w:rPr>
      </w:pPr>
      <w:r w:rsidRPr="00055D09">
        <w:rPr>
          <w:lang w:val="en-US"/>
        </w:rPr>
        <w:t>Here we</w:t>
      </w:r>
      <w:r w:rsidR="00E34484" w:rsidRPr="00055D09">
        <w:rPr>
          <w:lang w:val="en-US"/>
        </w:rPr>
        <w:t xml:space="preserve"> </w:t>
      </w:r>
      <w:r w:rsidR="00045DF9" w:rsidRPr="00055D09">
        <w:rPr>
          <w:lang w:val="en-US"/>
        </w:rPr>
        <w:t>complement the points raised by Pinheiro by reflecting on current challenges for self-voice research</w:t>
      </w:r>
      <w:r w:rsidR="00AA2736" w:rsidRPr="00055D09">
        <w:rPr>
          <w:lang w:val="en-US"/>
        </w:rPr>
        <w:t>,</w:t>
      </w:r>
      <w:r w:rsidR="00045DF9" w:rsidRPr="00055D09">
        <w:rPr>
          <w:lang w:val="en-US"/>
        </w:rPr>
        <w:t xml:space="preserve"> which are relevant for voice naturalness </w:t>
      </w:r>
      <w:r w:rsidRPr="00055D09">
        <w:rPr>
          <w:lang w:val="en-US"/>
        </w:rPr>
        <w:t>and</w:t>
      </w:r>
      <w:r w:rsidR="00045DF9" w:rsidRPr="00055D09">
        <w:rPr>
          <w:lang w:val="en-US"/>
        </w:rPr>
        <w:t xml:space="preserve"> beyond. In fact, there are intriguing parallels to voice naturalness research: while highly relevant, </w:t>
      </w:r>
      <w:r w:rsidR="00BA2FE1">
        <w:rPr>
          <w:lang w:val="en-US"/>
        </w:rPr>
        <w:t xml:space="preserve">previous </w:t>
      </w:r>
      <w:r w:rsidR="00045DF9" w:rsidRPr="00055D09">
        <w:rPr>
          <w:lang w:val="en-US"/>
        </w:rPr>
        <w:t xml:space="preserve">research on the self-voice </w:t>
      </w:r>
      <w:r w:rsidR="00BA2FE1">
        <w:rPr>
          <w:lang w:val="en-US"/>
        </w:rPr>
        <w:t xml:space="preserve">has been </w:t>
      </w:r>
      <w:r w:rsidR="00045DF9" w:rsidRPr="00055D09">
        <w:rPr>
          <w:lang w:val="en-US"/>
        </w:rPr>
        <w:t>fragmentary and unsystematic</w:t>
      </w:r>
      <w:r w:rsidR="00876603" w:rsidRPr="00055D09">
        <w:rPr>
          <w:lang w:val="en-US"/>
        </w:rPr>
        <w:t xml:space="preserve">, </w:t>
      </w:r>
      <w:r w:rsidR="0036476C" w:rsidRPr="00055D09">
        <w:rPr>
          <w:lang w:val="en-US"/>
        </w:rPr>
        <w:t>and hampered</w:t>
      </w:r>
      <w:r w:rsidR="00876603" w:rsidRPr="00055D09">
        <w:rPr>
          <w:lang w:val="en-US"/>
        </w:rPr>
        <w:t xml:space="preserve"> by methodological and conceptual </w:t>
      </w:r>
      <w:r w:rsidR="0036476C" w:rsidRPr="00055D09">
        <w:rPr>
          <w:lang w:val="en-US"/>
        </w:rPr>
        <w:t>challenges</w:t>
      </w:r>
      <w:r w:rsidR="00876603" w:rsidRPr="00055D09">
        <w:rPr>
          <w:lang w:val="en-US"/>
        </w:rPr>
        <w:t xml:space="preserve">. </w:t>
      </w:r>
      <w:r w:rsidR="00045DF9" w:rsidRPr="00055D09">
        <w:rPr>
          <w:lang w:val="en-US"/>
        </w:rPr>
        <w:t>For instance, recordings of the own voice notoriously sound unnatural for a listener, because they lack bone conduction cues</w:t>
      </w:r>
      <w:r w:rsidR="003C075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acc281c-3bc9-4393-a293-580d2672b865"/>
          <w:id w:val="-998566772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ZiNDVhMGE0LTcwY2EtNDJlZC05Y2M2LTYzM2FjYjVmNmIyMiIsIlJhbmdlTGVuZ3RoIjoyMywiUmVmZXJlbmNlSWQiOiI1YjY5ZDQ2OC1kOTA3LTQ1NzUtYjc1ZC00NGNhNWNmMmM1ZD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yMjgzMTI5IiwiVXJpU3RyaW5nIjoiaHR0cDovL3d3dy5uY2JpLm5sbS5uaWguZ292L3B1Ym1lZC8yMjgzMTI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EtMDhUMTI6MDU6NDlaIiwiTW9kaWZpZWRCeSI6Inh1anVpZmZobjVzMnRwbTczazVsbG40OHhrMWoxMHA0YmM3c2wybyIsIklkIjoiOTM2ZTQ2ZDctODBmOS00MzE5LThhZTAtYTE4MGZmNTA1NTI0IiwiTW9kaWZpZWRPbiI6IjIwMjYtMDEtMDhUMTI6MDU6NDlaIiwiUHJvamVjdCI6eyIkcmVmIjoiOC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E1OS8wMDAyNjYwNzAiLCJVcmlTdHJpbmciOiJodHRwczovL2RvaS5vcmcvMTAuMTE1OS8wMDAyNjYwN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(Maurer &amp; Landis, 1990)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. To become relevant for naturalness research, this unnaturalness of the own voice needs to be considered by presenting stimuli with special devices (i.e., bone-conducting headphones). The vast majority of published papers on the self-voice </w:t>
      </w:r>
      <w:r w:rsidR="0036476C" w:rsidRPr="00055D09">
        <w:rPr>
          <w:lang w:val="en-US"/>
        </w:rPr>
        <w:t xml:space="preserve">(including a recent </w:t>
      </w:r>
      <w:r w:rsidR="009A2D5A">
        <w:rPr>
          <w:lang w:val="en-US"/>
        </w:rPr>
        <w:t>one</w:t>
      </w:r>
      <w:r w:rsidR="0036476C" w:rsidRPr="00055D09">
        <w:rPr>
          <w:lang w:val="en-US"/>
        </w:rPr>
        <w:t xml:space="preserve"> by</w:t>
      </w:r>
      <w:r w:rsidR="00104B45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fe1bf17-70c1-450c-bff7-4dd7f033fd95"/>
          <w:id w:val="-735239396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iMjU2NzM5LWMwN2QtNDk5ZS1hZWZiLTc1OTMyMGRhYzVlNyIsIlJhbmdlTGVuZ3RoIjoyMSwiUmVmZXJlbmNlSWQiOiJhMzlhNzdlNy1lMjIyLTQ0YTctYTRmNC00YzIyZjczZmYxNzI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gifX1dLCJDaXRhdGlvbktleVVwZGF0ZVR5cGUiOjAsIkNvbGxhYm9yYXRvcnMiOltdLCJEYXRlMiI6IjI2LjEwLjIwMjIiLCJEb2kiOiIxMC4xMDE2L2ouY29ydGV4LjIwMjIuMTA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M2NDczMjc2IiwiVXJpU3RyaW5nIjoiaHR0cDovL3d3dy5uY2JpLm5sbS5uaWguZ292L3B1Ym1lZC8zNjQ3MzI3N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A2OjM5WiIsIk1vZGlmaWVkQnkiOiJ4dWp1aWZmaG41czJ0cG03M2s1bGxuNDh4azFqMTBwNGJjN3NsMm8iLCJJZCI6IjJhNjNiNDQwLWFlNGEtNGMyZC04OGIxLWQ1Y2U3NzFmOTYxYSIsIk1vZGlmaWVkT24iOiIyMDI2LTAxLTA4VDEyOjA2OjM5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Mi4xMC4wMDYiLCJVcmlTdHJpbmciOiJodHRwczovL2RvaS5vcmcvMTAuMTAxNi9qLmNvcnRleC4yMDIyLjEw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}</w:instrText>
          </w:r>
          <w:r w:rsidR="00104B45">
            <w:rPr>
              <w:lang w:val="en-US"/>
            </w:rPr>
            <w:fldChar w:fldCharType="separate"/>
          </w:r>
          <w:r w:rsidR="00104B45">
            <w:rPr>
              <w:lang w:val="en-US"/>
            </w:rPr>
            <w:t>Pinheiro et al., 2023</w:t>
          </w:r>
          <w:r w:rsidR="00104B45">
            <w:rPr>
              <w:lang w:val="en-US"/>
            </w:rPr>
            <w:fldChar w:fldCharType="end"/>
          </w:r>
        </w:sdtContent>
      </w:sdt>
      <w:r w:rsidR="0036476C" w:rsidRPr="00055D09">
        <w:rPr>
          <w:lang w:val="en-US"/>
        </w:rPr>
        <w:t xml:space="preserve">) </w:t>
      </w:r>
      <w:r w:rsidR="00EE726A">
        <w:rPr>
          <w:lang w:val="en-US"/>
        </w:rPr>
        <w:t>do</w:t>
      </w:r>
      <w:r w:rsidR="0053620B">
        <w:rPr>
          <w:lang w:val="en-US"/>
        </w:rPr>
        <w:t>es</w:t>
      </w:r>
      <w:r w:rsidR="00EE726A">
        <w:rPr>
          <w:lang w:val="en-US"/>
        </w:rPr>
        <w:t xml:space="preserve"> not </w:t>
      </w:r>
      <w:r w:rsidR="00045DF9" w:rsidRPr="00055D09">
        <w:rPr>
          <w:lang w:val="en-US"/>
        </w:rPr>
        <w:t>consider this issue</w:t>
      </w:r>
      <w:r w:rsidR="0053620B">
        <w:rPr>
          <w:lang w:val="en-US"/>
        </w:rPr>
        <w:t xml:space="preserve"> in their experimental setup</w:t>
      </w:r>
      <w:r w:rsidR="0036476C" w:rsidRPr="00055D09">
        <w:rPr>
          <w:lang w:val="en-US"/>
        </w:rPr>
        <w:t>, although</w:t>
      </w:r>
      <w:r w:rsidR="00045DF9" w:rsidRPr="00055D09">
        <w:rPr>
          <w:lang w:val="en-US"/>
        </w:rPr>
        <w:t xml:space="preserve"> a few notable exceptions </w:t>
      </w:r>
      <w:r w:rsidR="0036476C" w:rsidRPr="00055D09">
        <w:rPr>
          <w:lang w:val="en-US"/>
        </w:rPr>
        <w:t>now exist (</w:t>
      </w:r>
      <w:r w:rsidR="00EE726A">
        <w:rPr>
          <w:lang w:val="en-US"/>
        </w:rPr>
        <w:t xml:space="preserve">e.g. </w:t>
      </w:r>
      <w:sdt>
        <w:sdtPr>
          <w:rPr>
            <w:lang w:val="en-US"/>
          </w:rPr>
          <w:alias w:val="To edit, see citavi.com/edit"/>
          <w:tag w:val="CitaviPlaceholder#d4579b60-c734-4886-bceb-df5d9526b2f8"/>
          <w:id w:val="1840581764"/>
          <w:placeholder>
            <w:docPart w:val="DefaultPlaceholder_-1854013440"/>
          </w:placeholder>
        </w:sdtPr>
        <w:sdtContent>
          <w:r w:rsidR="00104B45">
            <w:rPr>
              <w:lang w:val="en-US"/>
            </w:rPr>
            <w:fldChar w:fldCharType="begin"/>
          </w:r>
          <w:r w:rsidR="00104B45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2OWEwNTg4LTBmYzgtNDNkMC04NGQzLTE0NTk4MTA3ZWViYiIsIlJhbmdlTGVuZ3RoIjoxOSwiUmVmZXJlbmNlSWQiOiJjYWEwNzYxYS00YjQwLTQ4NWQtODk0Ny1hYTg3Y2FmMTdiNjk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Y4MTY4NDgiLCJVcmlTdHJpbmciOiJodHRwOi8vd3d3Lm5jYmkubmxtLm5paC5nb3YvcHVibWVkLzM2ODE2ODQ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I5MGE5NzY3Ny01OGMzLTQzNGItYTM2ZC1iNTRmMTFkMGFjMDgiLCJNb2RpZmllZE9uIjoiMjAyNi0wMS0wOFQxMjowODozM1o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4L3Jzb3MuMjIxNTYxIiwiVXJpU3RyaW5nIjoiaHR0cHM6Ly9kb2kub3JnLzEwLjEwOTgvcnNvcy4yMjE1Nj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4dWp1aWZmaG41czJ0cG03M2s1bGxuNDh4azFqMTBwNGJjN3NsMm8iLCJDcmVhdGVkT24iOiIyMDI2LTAxLTA4VDEyOjA4OjMzWiIsIk1vZGlmaWVkQnkiOiJ4dWp1aWZmaG41czJ0cG03M2s1bGxuNDh4azFqMTBwNGJjN3NsMm8iLCJJZCI6ImZkNTdhMGE4LTc2YWUtNDkzNC1iMGNlLWU5ZDg3NmE4YzQyMiIsIk1vZGlmaWVkT24iOiIyMDI2LTAxLTA4VDEyOjA4OjMzW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lBNQzk5Mjk1MDQiLCJVcmlTdHJpbmciOiJodHRwczovL3d3dy5uY2JpLm5sbS5uaWguZ292L3BtYy9hcnRpY2xlcy9QTUM5OTI5NTA0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}</w:instrText>
          </w:r>
          <w:r w:rsidR="00104B45">
            <w:rPr>
              <w:lang w:val="en-US"/>
            </w:rPr>
            <w:fldChar w:fldCharType="separate"/>
          </w:r>
          <w:proofErr w:type="spellStart"/>
          <w:r w:rsidR="00104B45">
            <w:rPr>
              <w:lang w:val="en-US"/>
            </w:rPr>
            <w:t>Orepic</w:t>
          </w:r>
          <w:proofErr w:type="spellEnd"/>
          <w:r w:rsidR="00104B45">
            <w:rPr>
              <w:lang w:val="en-US"/>
            </w:rPr>
            <w:t xml:space="preserve"> et al., 2023</w:t>
          </w:r>
          <w:r w:rsidR="00104B45">
            <w:rPr>
              <w:lang w:val="en-US"/>
            </w:rPr>
            <w:fldChar w:fldCharType="end"/>
          </w:r>
        </w:sdtContent>
      </w:sdt>
      <w:r w:rsidR="00045DF9" w:rsidRPr="00055D09">
        <w:rPr>
          <w:lang w:val="en-US"/>
        </w:rPr>
        <w:t xml:space="preserve">). </w:t>
      </w:r>
    </w:p>
    <w:p w14:paraId="6A8A0E27" w14:textId="4A5DF808" w:rsidR="005B2265" w:rsidRPr="00055D09" w:rsidRDefault="0036476C" w:rsidP="0036476C">
      <w:pPr>
        <w:rPr>
          <w:lang w:val="en-US"/>
        </w:rPr>
      </w:pPr>
      <w:r w:rsidRPr="00055D09">
        <w:rPr>
          <w:lang w:val="en-US"/>
        </w:rPr>
        <w:t xml:space="preserve">Finally, we should not forget </w:t>
      </w:r>
      <w:r w:rsidR="00F17EFD">
        <w:rPr>
          <w:lang w:val="en-US"/>
        </w:rPr>
        <w:t xml:space="preserve">that </w:t>
      </w:r>
      <w:r w:rsidRPr="00055D09">
        <w:rPr>
          <w:lang w:val="en-US"/>
        </w:rPr>
        <w:t xml:space="preserve">impressions about real people </w:t>
      </w:r>
      <w:r w:rsidR="00EF376F" w:rsidRPr="00055D09">
        <w:rPr>
          <w:lang w:val="en-US"/>
        </w:rPr>
        <w:t>are often</w:t>
      </w:r>
      <w:r w:rsidRPr="00055D09">
        <w:rPr>
          <w:lang w:val="en-US"/>
        </w:rPr>
        <w:t xml:space="preserve"> </w:t>
      </w:r>
      <w:r w:rsidR="00EF376F" w:rsidRPr="00055D09">
        <w:rPr>
          <w:lang w:val="en-US"/>
        </w:rPr>
        <w:t>elicited by</w:t>
      </w:r>
      <w:r w:rsidRPr="00055D09">
        <w:rPr>
          <w:lang w:val="en-US"/>
        </w:rPr>
        <w:t xml:space="preserve"> dynamic multisensory (vocal, facial, body motion) cues. T</w:t>
      </w:r>
      <w:r w:rsidR="00890B57" w:rsidRPr="00055D09">
        <w:rPr>
          <w:lang w:val="en-US"/>
        </w:rPr>
        <w:t xml:space="preserve">he </w:t>
      </w:r>
      <w:r w:rsidR="00387362" w:rsidRPr="00055D09">
        <w:rPr>
          <w:lang w:val="en-US"/>
        </w:rPr>
        <w:t xml:space="preserve">relatively </w:t>
      </w:r>
      <w:r w:rsidR="00890B57" w:rsidRPr="00055D09">
        <w:rPr>
          <w:lang w:val="en-US"/>
        </w:rPr>
        <w:t xml:space="preserve">short </w:t>
      </w:r>
      <w:r w:rsidR="00387362" w:rsidRPr="00055D09">
        <w:rPr>
          <w:lang w:val="en-US"/>
        </w:rPr>
        <w:t xml:space="preserve">but intense </w:t>
      </w:r>
      <w:r w:rsidR="00890B57" w:rsidRPr="00055D09">
        <w:rPr>
          <w:lang w:val="en-US"/>
        </w:rPr>
        <w:t xml:space="preserve">history of voice perception research </w:t>
      </w:r>
      <w:sdt>
        <w:sdtPr>
          <w:rPr>
            <w:lang w:val="en-US"/>
          </w:rPr>
          <w:alias w:val="To edit, see citavi.com/edit"/>
          <w:tag w:val="CitaviPlaceholder#8ccca0b2-50c5-4eac-9ee5-98edd1bd4a95"/>
          <w:id w:val="-58414560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QzYjZjMzAyLTVlYzAtNDA5Yi1hZWJhLWEwZDMzNTQwMWUzNyIsIlJhbmdlTGVuZ3RoIjoyNCwiUmVmZXJlbmNlSWQiOiJiNWMwNDg0ZC00OTQwLTRhNWMtYjM2Zi0zZGYwOTE0YzYxN2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GlkIjoiOCIsIiR0eXBlIjoiU3dpc3NBY2FkZW1pYy5DaXRhdmkuUHJvamVjdCwgU3dpc3NBY2FkZW1pYy5DaXRhdmkifX0seyIkaWQiOiI5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4In19XSwiQ2l0YXRpb25LZXlVcGRhdGVUeXBlIjowLCJDb2xsYWJvcmF0b3JzIjpbXSwiRG9pIjoiMTAuMTA5My9veGZvcmRoYi85NzgwMTk4NzQzMTg3LjAwMS4wMDAxIiwiRWRpdG9ycyI6W10sIkV2YWx1YXRpb25Db21wbGV4aXR5IjowLCJFdmFsdWF0aW9uU291cmNlVGV4dEZvcm1hdCI6MCwiR3JvdXBzIjpbXSwiSGFzTGFiZWwxIjpmYWxzZSwiSGFzTGFiZWwyIjpmYWxzZSwiSXNibiI6Ijk3ODAxOTg3NDMxODci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kzL294Zm9yZGhiLzk3ODAxOTg3NDMxODcuMDAxLjAwMDEiLCJVcmlTdHJpbmciOiJodHRwczovL2RvaS5vcmcvMTAuMTA5My9veGZvcmRoYi85NzgwMTk4NzQzMTg3LjAwMS4wMDA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EtMDhUMTI6MTA6MDNaIiwiTW9kaWZpZWRCeSI6Inh1anVpZmZobjVzMnRwbTczazVsbG40OHhrMWoxMHA0YmM3c2wybyIsIklkIjoiOWI2ZmJjNzUtNTcwMy00NmM5LWFjYTktMjE1OTJiMDRlMmI0IiwiTW9kaWZpZWRPbiI6IjIwMjYtMDEtMDhUMTI6MTA6MDNaIiwiUHJvamVjdCI6eyIkcmVmIjoiOCJ9fV0sIk9yZ2FuaXphdGlvbnMiOltdLCJPdGhlcnNJbnZvbHZlZCI6W10sIlB1Ymxpc2hlcnMiOlt7IiRpZCI6IjEz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</w:t>
          </w:r>
          <w:proofErr w:type="spellStart"/>
          <w:r w:rsidR="002B539C">
            <w:rPr>
              <w:lang w:val="en-US"/>
            </w:rPr>
            <w:t>Frühholz</w:t>
          </w:r>
          <w:proofErr w:type="spellEnd"/>
          <w:r w:rsidR="002B539C">
            <w:rPr>
              <w:lang w:val="en-US"/>
            </w:rPr>
            <w:t xml:space="preserve"> &amp; Belin, 2018)</w:t>
          </w:r>
          <w:r w:rsidR="002B539C">
            <w:rPr>
              <w:lang w:val="en-US"/>
            </w:rPr>
            <w:fldChar w:fldCharType="end"/>
          </w:r>
        </w:sdtContent>
      </w:sdt>
      <w:r w:rsidR="002B539C">
        <w:rPr>
          <w:lang w:val="en-US"/>
        </w:rPr>
        <w:t xml:space="preserve"> </w:t>
      </w:r>
      <w:r w:rsidRPr="00055D09">
        <w:rPr>
          <w:lang w:val="en-US"/>
        </w:rPr>
        <w:t xml:space="preserve">suggests </w:t>
      </w:r>
      <w:r w:rsidR="00890B57" w:rsidRPr="00055D09">
        <w:rPr>
          <w:lang w:val="en-US"/>
        </w:rPr>
        <w:t xml:space="preserve">that the human brain treats voices </w:t>
      </w:r>
      <w:r w:rsidRPr="00055D09">
        <w:rPr>
          <w:lang w:val="en-US"/>
        </w:rPr>
        <w:t>and</w:t>
      </w:r>
      <w:r w:rsidR="00890B57" w:rsidRPr="00055D09">
        <w:rPr>
          <w:lang w:val="en-US"/>
        </w:rPr>
        <w:t xml:space="preserve"> faces as sources of information about real persons</w:t>
      </w:r>
      <w:r w:rsidRPr="00055D09">
        <w:rPr>
          <w:lang w:val="en-US"/>
        </w:rPr>
        <w:t xml:space="preserve">, and </w:t>
      </w:r>
      <w:r w:rsidR="00F90903" w:rsidRPr="00055D09">
        <w:rPr>
          <w:lang w:val="en-US"/>
        </w:rPr>
        <w:t xml:space="preserve">that </w:t>
      </w:r>
      <w:r w:rsidR="00890B57" w:rsidRPr="00055D09">
        <w:rPr>
          <w:lang w:val="en-US"/>
        </w:rPr>
        <w:t xml:space="preserve">voice perception theory </w:t>
      </w:r>
      <w:r w:rsidR="004B357B" w:rsidRPr="00055D09">
        <w:rPr>
          <w:lang w:val="en-US"/>
        </w:rPr>
        <w:t xml:space="preserve">continues to </w:t>
      </w:r>
      <w:r w:rsidR="00890B57" w:rsidRPr="00055D09">
        <w:rPr>
          <w:lang w:val="en-US"/>
        </w:rPr>
        <w:t xml:space="preserve">benefit </w:t>
      </w:r>
      <w:r w:rsidR="00890B57" w:rsidRPr="00EE726A">
        <w:rPr>
          <w:lang w:val="en-US"/>
        </w:rPr>
        <w:t xml:space="preserve">from face perception </w:t>
      </w:r>
      <w:r w:rsidR="004B357B" w:rsidRPr="00EE726A">
        <w:rPr>
          <w:lang w:val="en-US"/>
        </w:rPr>
        <w:t>models</w:t>
      </w:r>
      <w:r w:rsidR="00890B57" w:rsidRPr="00EE726A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c9340fd-ecd6-45b9-b400-ae8addea86dc"/>
          <w:id w:val="-170355603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JkMzE5ODUzLWRjM2ItNDZjMC1hNjg3LWNiNThiYzE1MGExZSIsIlJhbmdlTGVuZ3RoIjoxOSwiUmVmZXJlbmNlSWQiOiI4NDczZDE5Ny1iNmU3LTRmNTgtODk5Yi0yZDMxM2VlY2FlOT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aWQiOiI4IiwiJHR5cGUiOiJTd2lzc0FjYWRlbWljLkNpdGF2aS5Qcm9qZWN0LCBTd2lzc0FjYWRlbWljLkNpdGF2aSJ9fSx7IiRpZCI6Ijk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OCJ9fSx7IiRpZCI6IjE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OCJ9fSx7IiRpZCI6IjEx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4In19XSwiQ2l0YXRpb25LZXlVcGRhdGVUeXBlIjowLCJDb2xsYWJvcmF0b3JzIjpbXSwiRGF0ZTIiOiIyMDExLzEwLzEzIiwiRG9pIjoiMTAuMTExMS9qLjIwNDQtODI5NS4yMDExLjAyMDQxLngiLCJFZGl0b3JzIjpbXSwiRXZhbHVhdGlvbkNvbXBsZXhpdHkiOjAsIkV2YWx1YXRpb25Tb3VyY2VUZXh0Rm9ybWF0IjowLCJHcm91cHMiOltdLCJIYXNMYWJlbDEiOmZhbHNlLCJIYXNMYWJlbDIiOmZhbHNlLCJLZXl3b3JkcyI6W10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4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gifX1dLCJOdW1iZXIiOiI0IiwiT3JnYW5pemF0aW9ucyI6W10sIk90aGVyc0ludm9sdmVkIjpbXSwiUGFnZVJhbmdlIjoiPHNwPlxyXG4gIDxuPjcxMTwvbj5cclxuICA8aW4+dHJ1ZTwvaW4+XHJcbiAgPG9zPjcxMTwvb3M+XHJcbiAgPHBzPjcxMTwvcHM+XHJcbjwvc3A+XHJcbjxlcD5cclxuICA8bj43MjU8L24+XHJcbiAgPGluPnRydWU8L2luPlxyXG4gIDxvcz43MjU8L29zPlxyXG4gIDxwcz43MjU8L3BzPlxyXG48L2VwPlxyXG48b3M+NzExLTI1PC9vcz4iLCJQZXJpb2RpY2FsIjp7IiRpZCI6IjE4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g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OCJ9fSx7IiRpZCI6IjI2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A6MzY6MjMiLCJNb2RpZmllZEJ5IjoiX0NocmlzdGluZSBOdXNzYmF1bSIsIklkIjoiNDNlZmMzZDEtMjA1ZC00OTBlLWFlNzYtYjhjOWIwMGU4YmQxIiwiTW9kaWZpZWRPbiI6IjIwMjEtMDItMTdUMjA6MzY6MjM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xMC4xMDE2L2oudGljcy4yMDIwLjAyLjAwMSIsIlVyaVN0cmluZyI6Imh0dHBzOi8vZG9pLm9yZy8xMC4xMDE2L2oudGljcy4yMDIwLjAyLjAw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(e.g. Belin et al., 2011; Young et al., 2020)</w:t>
          </w:r>
          <w:r w:rsidR="002B539C">
            <w:rPr>
              <w:lang w:val="en-US"/>
            </w:rPr>
            <w:fldChar w:fldCharType="end"/>
          </w:r>
        </w:sdtContent>
      </w:sdt>
      <w:r w:rsidR="00890B57" w:rsidRPr="00EE726A">
        <w:rPr>
          <w:lang w:val="en-US"/>
        </w:rPr>
        <w:t xml:space="preserve">. </w:t>
      </w:r>
      <w:r w:rsidR="004B357B" w:rsidRPr="00EE726A">
        <w:rPr>
          <w:lang w:val="en-US"/>
        </w:rPr>
        <w:t>One</w:t>
      </w:r>
      <w:r w:rsidR="00594347" w:rsidRPr="00EE726A">
        <w:rPr>
          <w:lang w:val="en-US"/>
        </w:rPr>
        <w:t xml:space="preserve"> important aspect of self-voice, not mentioned by Pinheiro, is kinship recognition</w:t>
      </w:r>
      <w:r w:rsidR="004B357B" w:rsidRPr="00EE726A">
        <w:rPr>
          <w:lang w:val="en-US"/>
        </w:rPr>
        <w:t>, which</w:t>
      </w:r>
      <w:r w:rsidR="00594347" w:rsidRPr="00EE726A">
        <w:rPr>
          <w:lang w:val="en-US"/>
        </w:rPr>
        <w:t xml:space="preserve"> is deeply rooted in our biology </w:t>
      </w:r>
      <w:sdt>
        <w:sdtPr>
          <w:rPr>
            <w:lang w:val="en-US"/>
          </w:rPr>
          <w:alias w:val="To edit, see citavi.com/edit"/>
          <w:tag w:val="CitaviPlaceholder#ec940769-17c1-497b-8ee6-98fe92325b5a"/>
          <w:id w:val="-1639871387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3MzIzNDZlLTY3NjYtNGQ0Mi1hZWExLTkwYTBmZjcxZGMyOSIsIlJhbmdlTGVuZ3RoIjoxMywiUmVmZXJlbmNlSWQiOiJhNDEyMjEwMi0zZDgzLTQ1MTQtODQwMy00YmY4OGNmZTlhNGE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xMS9ldGguMTIzNTgiLCJVcmlTdHJpbmciOiJodHRwczovL2RvaS5vcmcvMTAuMTExMS9ldGguMTIz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(Mateo, 2015)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 xml:space="preserve"> and well-studied in the face domain </w:t>
      </w:r>
      <w:sdt>
        <w:sdtPr>
          <w:rPr>
            <w:lang w:val="en-US"/>
          </w:rPr>
          <w:alias w:val="To edit, see citavi.com/edit"/>
          <w:tag w:val="CitaviPlaceholder#dc0f5aaa-b4a8-4053-a1a9-1783ea25baa9"/>
          <w:id w:val="1513256504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IwNWNiOGFlLTI0ZDgtNDFmNC04Mzc2LTY1MmVhNGE0ZGMxNSIsIlJhbmdlTGVuZ3RoIjozMCwiUmVmZXJlbmNlSWQiOiI5MjlhZTg5Zi0wNTczLTRhY2ItYjEzYy0wOGZiMzJlMDk5MWY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cxMzIwNzYiLCJVcmlTdHJpbmciOiJodHRwOi8vd3d3Lm5jYmkubmxtLm5paC5nb3YvcHVibWVkLzE3MTMyMDc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i0wMS0wOFQxMjoxMzozMFoiLCJNb2RpZmllZEJ5IjoieHVqdWlmZmhuNXMydHBtNzNrNWxsbjQ4eGsxajEwcDRiYzdzbDJvIiwiSWQiOiI1MmYwMzMxZS1kMGY4LTRkNzEtOTcxMC03YTA0ZTIyYjBkOWQiLCJNb2RpZmllZE9uIjoiMjAyNi0wMS0wOFQxMjoxMzozMF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TY3LzYuMTAuNCIsIlVyaVN0cmluZyI6Imh0dHBzOi8vZG9pLm9yZy8xMC4xMTY3LzYuMTAuNC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(Maloney &amp; Dal Martello, 2006)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EE726A">
        <w:rPr>
          <w:lang w:val="en-US"/>
        </w:rPr>
        <w:t>, but virtually</w:t>
      </w:r>
      <w:r w:rsidR="00594347" w:rsidRPr="00055D09">
        <w:rPr>
          <w:lang w:val="en-US"/>
        </w:rPr>
        <w:t xml:space="preserve"> unstudied in human voice perception. </w:t>
      </w:r>
      <w:r w:rsidR="004B357B" w:rsidRPr="00055D09">
        <w:rPr>
          <w:lang w:val="en-US"/>
        </w:rPr>
        <w:t>T</w:t>
      </w:r>
      <w:r w:rsidR="00594347" w:rsidRPr="00055D09">
        <w:rPr>
          <w:lang w:val="en-US"/>
        </w:rPr>
        <w:t>here are good reasons to believe that perceived self-similarity is one of the key mechanisms of kinship recognition</w:t>
      </w:r>
      <w:r w:rsidR="002B539C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fe88a8bf-28f4-4e26-a7fb-8bcc925380e5"/>
          <w:id w:val="-110572746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c1YTUzOWQ1LWE3ZWUtNGU3NC05MWQyLTQyYWQ5ZDFlYWI3YiIsIlJhbmdlTGVuZ3RoIjoyMiwiUmVmZXJlbmNlSWQiOiIyZGQ1ZjcwMC1jNGUwLTRkYjAtOTE3NS1hM2VjOTg2MjVhM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4OTQ4MTMyIiwiVXJpU3RyaW5nIjoiaHR0cDovL3d3dy5uY2JpLm5sbS5uaWguZ292L3B1Ym1lZC8xODk0ODE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1OjE0WiIsIk1vZGlmaWVkQnkiOiJ4dWp1aWZmaG41czJ0cG03M2s1bGxuNDh4azFqMTBwNGJjN3NsMm8iLCJJZCI6IjlmMjYyNTAxLTg1OWMtNGVkYS05ODliLTk0OTgyNWNkYWIxMyIsIk1vZGlmaWVkT24iOiIyMDI2LTAxLTA4VDEyOjE1OjE0Wi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wLjEwMTYvai52aXNyZXMuMjAwOC4wOS4wMjUiLCJVcmlTdHJpbmciOiJodHRwczovL2RvaS5vcmcvMTAuMTAxNi9qLnZpc3Jlcy4yMDA4LjA5LjAyN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(DeBruine et al., 2009; Tsuchiya &amp; Schweinberger, 2022)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, and that brain mechanisms for discriminating self and kin from unfamiliar persons may be partially overlapping </w:t>
      </w:r>
      <w:sdt>
        <w:sdtPr>
          <w:rPr>
            <w:lang w:val="en-US"/>
          </w:rPr>
          <w:alias w:val="To edit, see citavi.com/edit"/>
          <w:tag w:val="CitaviPlaceholder#a9315d8e-c0ca-4a5e-b102-1dff6f7d0c72"/>
          <w:id w:val="2049172629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mY2Q3OGM0LTI3YjUtNDlkNS1iYzRiLWFkYzZiZjdkNzRlMyIsIlJhbmdlTGVuZ3RoIjoyMSwiUmVmZXJlbmNlSWQiOiI5ZTEyYzk2NS0yN2MzLTRmM2QtODEwYi1iZjBkYmRhZGM4YW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OTE1OTYzNiIsIlVyaVN0cmluZyI6Imh0dHA6Ly93d3cubmNiaS5ubG0ubmloLmdvdi9wdWJtZWQvMTkxNTk2MzY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(Platek &amp; Kemp, 2009)</w:t>
          </w:r>
          <w:r w:rsidR="002B539C">
            <w:rPr>
              <w:lang w:val="en-US"/>
            </w:rPr>
            <w:fldChar w:fldCharType="end"/>
          </w:r>
        </w:sdtContent>
      </w:sdt>
      <w:r w:rsidR="00594347" w:rsidRPr="00055D09">
        <w:rPr>
          <w:lang w:val="en-US"/>
        </w:rPr>
        <w:t xml:space="preserve">. </w:t>
      </w:r>
      <w:r w:rsidR="004B357B" w:rsidRPr="00055D09">
        <w:rPr>
          <w:lang w:val="en-US"/>
        </w:rPr>
        <w:t xml:space="preserve">But even after decades of self-face perception research, the question of whether the self is special does remain controversial in psychology, neuroscience and philosophy </w:t>
      </w:r>
      <w:sdt>
        <w:sdtPr>
          <w:rPr>
            <w:lang w:val="en-US"/>
          </w:rPr>
          <w:alias w:val="To edit, see citavi.com/edit"/>
          <w:tag w:val="CitaviPlaceholder#29cd22a7-f364-419d-bb0c-916bdfbf0a01"/>
          <w:id w:val="1846904001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BhMmZiMjNhLWI0NTgtNDRmNi1iMjM1LTFmOWJiZjY0NmMwMSIsIlJhbmdlTGVuZ3RoIjoyMCwiUmVmZXJlbmNlSWQiOiI2ZGJkNTEzYy00NmFkLTQ0M2MtOTFkNS1jZDgzNjdhZDcyYmI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xLTA4VDEyOjE5OjUxWiIsIk1vZGlmaWVkQnkiOiJ4dWp1aWZmaG41czJ0cG03M2s1bGxuNDh4azFqMTBwNGJjN3NsMm8iLCJJZCI6IjBjM2JmZTYzLWZiZmYtNDAzZC1iZWZjLWM3NWQzZDI3ZWE5ZCIsIk1vZGlmaWVkT24iOiIyMDI2LTAxLTA4VDEyOjE5OjUxW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wMTYvai5jb3J0ZXguMjAyNS4xMS4wMDYiLCJVcmlTdHJpbmciOiJodHRwczovL2RvaS5vcmcvMTAuMTAxNi9qLmNvcnRleC4yMDI1LjExLjAwNi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(Kovács et al., 2025; Sui &amp; Humphreys, 2017)</w:t>
          </w:r>
          <w:r w:rsidR="002B539C">
            <w:rPr>
              <w:lang w:val="en-US"/>
            </w:rPr>
            <w:fldChar w:fldCharType="end"/>
          </w:r>
        </w:sdtContent>
      </w:sdt>
      <w:r w:rsidR="009A2D5A">
        <w:rPr>
          <w:lang w:val="en-US"/>
        </w:rPr>
        <w:t xml:space="preserve">. </w:t>
      </w:r>
      <w:r w:rsidR="004B357B" w:rsidRPr="00055D09">
        <w:rPr>
          <w:lang w:val="en-US"/>
        </w:rPr>
        <w:t xml:space="preserve">Against the background of </w:t>
      </w:r>
      <w:r w:rsidR="001627D1" w:rsidRPr="00055D09">
        <w:rPr>
          <w:lang w:val="en-US"/>
        </w:rPr>
        <w:t>far</w:t>
      </w:r>
      <w:r w:rsidR="004B357B" w:rsidRPr="00055D09">
        <w:rPr>
          <w:lang w:val="en-US"/>
        </w:rPr>
        <w:t xml:space="preserve"> </w:t>
      </w:r>
      <w:r w:rsidR="001627D1" w:rsidRPr="00055D09">
        <w:rPr>
          <w:lang w:val="en-US"/>
        </w:rPr>
        <w:t>fewer</w:t>
      </w:r>
      <w:r w:rsidR="004B357B" w:rsidRPr="00055D09">
        <w:rPr>
          <w:lang w:val="en-US"/>
        </w:rPr>
        <w:t xml:space="preserve"> empirical studies, proposals that self-</w:t>
      </w:r>
      <w:r w:rsidR="004B357B" w:rsidRPr="00E57B54">
        <w:rPr>
          <w:i/>
          <w:iCs/>
          <w:lang w:val="en-US"/>
        </w:rPr>
        <w:t>voice</w:t>
      </w:r>
      <w:r w:rsidR="004B357B" w:rsidRPr="00055D09">
        <w:rPr>
          <w:lang w:val="en-US"/>
        </w:rPr>
        <w:t xml:space="preserve"> perception is special are intriguing</w:t>
      </w:r>
      <w:r w:rsidR="001627D1" w:rsidRPr="00055D09">
        <w:rPr>
          <w:lang w:val="en-US"/>
        </w:rPr>
        <w:t xml:space="preserve">, </w:t>
      </w:r>
      <w:r w:rsidR="004B357B" w:rsidRPr="00055D09">
        <w:rPr>
          <w:lang w:val="en-US"/>
        </w:rPr>
        <w:t xml:space="preserve">but require </w:t>
      </w:r>
      <w:r w:rsidR="001627D1" w:rsidRPr="00055D09">
        <w:rPr>
          <w:lang w:val="en-US"/>
        </w:rPr>
        <w:t>more systematic</w:t>
      </w:r>
      <w:r w:rsidR="004B357B" w:rsidRPr="00055D09">
        <w:rPr>
          <w:lang w:val="en-US"/>
        </w:rPr>
        <w:t xml:space="preserve"> evidence</w:t>
      </w:r>
      <w:r w:rsidR="001627D1" w:rsidRPr="00055D09">
        <w:rPr>
          <w:lang w:val="en-US"/>
        </w:rPr>
        <w:t>, as well as an integrative framework</w:t>
      </w:r>
      <w:r w:rsidR="00D37F80" w:rsidRPr="00055D09">
        <w:rPr>
          <w:lang w:val="en-US"/>
        </w:rPr>
        <w:t xml:space="preserve">. We explicitly </w:t>
      </w:r>
      <w:r w:rsidR="00F17EFD">
        <w:rPr>
          <w:lang w:val="en-US"/>
        </w:rPr>
        <w:t>acknowledge</w:t>
      </w:r>
      <w:r w:rsidR="00F17EFD" w:rsidRPr="00055D09">
        <w:rPr>
          <w:lang w:val="en-US"/>
        </w:rPr>
        <w:t xml:space="preserve"> </w:t>
      </w:r>
      <w:r w:rsidR="00D37F80" w:rsidRPr="00055D09">
        <w:rPr>
          <w:lang w:val="en-US"/>
        </w:rPr>
        <w:t>ongoing work in that direction</w:t>
      </w:r>
      <w:r w:rsidR="001627D1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4256932-067f-41c5-b716-efae89df24be"/>
          <w:id w:val="75327132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FlNjQ0Mjg3LWQ4YTgtNDE2My04YWMzLWM3YTRkMmQwNTFkNCIsIlJhbmdlTGVuZ3RoIjoyNSwiUmVmZXJlbmNlSWQiOiJhZTY0ZmQ1NC01NTQyLTRmYjAtOGY2Mi0wZWYyZjFmYjdmNjQ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MxMjM0L29zZi5pby9rZzRuc192MiIsIlVyaVN0cmluZyI6Imh0dHBzOi8vZG9pLm9yZy8xMC4zMTIzNC9vc2YuaW8va2c0bnNfdjI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</w:t>
          </w:r>
          <w:proofErr w:type="spellStart"/>
          <w:r w:rsidR="002B539C">
            <w:rPr>
              <w:lang w:val="en-US"/>
            </w:rPr>
            <w:t>Orepic</w:t>
          </w:r>
          <w:proofErr w:type="spellEnd"/>
          <w:r w:rsidR="002B539C">
            <w:rPr>
              <w:lang w:val="en-US"/>
            </w:rPr>
            <w:t xml:space="preserve"> &amp; Pinheiro, 2025)</w:t>
          </w:r>
          <w:r w:rsidR="002B539C">
            <w:rPr>
              <w:lang w:val="en-US"/>
            </w:rPr>
            <w:fldChar w:fldCharType="end"/>
          </w:r>
        </w:sdtContent>
      </w:sdt>
      <w:r w:rsidR="004B357B" w:rsidRPr="00055D09">
        <w:rPr>
          <w:lang w:val="en-US"/>
        </w:rPr>
        <w:t>.</w:t>
      </w:r>
    </w:p>
    <w:p w14:paraId="3F305117" w14:textId="22D166D2" w:rsidR="000C09C6" w:rsidRPr="00055D09" w:rsidRDefault="00890B57" w:rsidP="00DF1F2D">
      <w:pPr>
        <w:rPr>
          <w:lang w:val="en-US"/>
        </w:rPr>
      </w:pPr>
      <w:r w:rsidRPr="00055D09">
        <w:rPr>
          <w:lang w:val="en-US"/>
        </w:rPr>
        <w:t xml:space="preserve">In </w:t>
      </w:r>
      <w:r w:rsidR="00E0659A" w:rsidRPr="00055D09">
        <w:rPr>
          <w:lang w:val="en-US"/>
        </w:rPr>
        <w:t>conclusion</w:t>
      </w:r>
      <w:r w:rsidRPr="00055D09">
        <w:rPr>
          <w:lang w:val="en-US"/>
        </w:rPr>
        <w:t xml:space="preserve">, </w:t>
      </w:r>
      <w:r w:rsidR="00C11790" w:rsidRPr="00055D09">
        <w:rPr>
          <w:lang w:val="en-US"/>
        </w:rPr>
        <w:t xml:space="preserve">we </w:t>
      </w:r>
      <w:r w:rsidR="00354615">
        <w:rPr>
          <w:lang w:val="en-US"/>
        </w:rPr>
        <w:t xml:space="preserve">appreciate that the response to this letter gave us the chance to </w:t>
      </w:r>
      <w:r w:rsidR="00C11790" w:rsidRPr="00055D09">
        <w:rPr>
          <w:lang w:val="en-US"/>
        </w:rPr>
        <w:t>clarif</w:t>
      </w:r>
      <w:r w:rsidR="00354615">
        <w:rPr>
          <w:lang w:val="en-US"/>
        </w:rPr>
        <w:t>y</w:t>
      </w:r>
      <w:r w:rsidR="00C11790" w:rsidRPr="00055D09">
        <w:rPr>
          <w:lang w:val="en-US"/>
        </w:rPr>
        <w:t xml:space="preserve"> how </w:t>
      </w:r>
      <w:r w:rsidR="009A2D5A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self-voice can be </w:t>
      </w:r>
      <w:r w:rsidR="00441D61" w:rsidRPr="00055D09">
        <w:rPr>
          <w:lang w:val="en-US"/>
        </w:rPr>
        <w:t xml:space="preserve">seamlessly </w:t>
      </w:r>
      <w:r w:rsidR="00C11790" w:rsidRPr="00055D09">
        <w:rPr>
          <w:lang w:val="en-US"/>
        </w:rPr>
        <w:t xml:space="preserve">linked to our existing </w:t>
      </w:r>
      <w:r w:rsidR="003C075A">
        <w:rPr>
          <w:lang w:val="en-US"/>
        </w:rPr>
        <w:t>framework</w:t>
      </w:r>
      <w:r w:rsidR="00441D61" w:rsidRPr="00055D09">
        <w:rPr>
          <w:lang w:val="en-US"/>
        </w:rPr>
        <w:t xml:space="preserve"> </w:t>
      </w:r>
      <w:r w:rsidR="003F7562" w:rsidRPr="00055D09">
        <w:rPr>
          <w:lang w:val="en-US"/>
        </w:rPr>
        <w:t>of voice naturalness</w:t>
      </w:r>
      <w:r w:rsidR="00C11790" w:rsidRPr="00055D09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2545b91-08e1-4359-a773-3047ec215cde"/>
          <w:id w:val="-1590918318"/>
          <w:placeholder>
            <w:docPart w:val="DefaultPlaceholder_-1854013440"/>
          </w:placeholder>
        </w:sdtPr>
        <w:sdtContent>
          <w:r w:rsidR="002B539C">
            <w:rPr>
              <w:lang w:val="en-US"/>
            </w:rPr>
            <w:fldChar w:fldCharType="begin"/>
          </w:r>
          <w:r w:rsidR="002B539C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iMmUxZTIzLTQyYTgtNGVjNC1hYmU3LTY5ZDcyYjM2OTY2ZiIsIlJhbmdlTGVuZ3RoIjoyMywiUmVmZXJlbmNlSWQiOiI4NzJhMGJkNS00YTJkLTQyZjQtODM2MS0zZDNlYjgyZDBmZTM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4IiwiJHR5cGUiOiJTd2lzc0FjYWRlbWljLkNpdGF2aS5Qcm9qZWN0LCBTd2lzc0FjYWRlbWljLkNpdGF2aSJ9fSx7IiRpZCI6Ij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4In19LHsiJGlkIjoiMTA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OCJ9fV0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4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Q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g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}</w:instrText>
          </w:r>
          <w:r w:rsidR="002B539C">
            <w:rPr>
              <w:lang w:val="en-US"/>
            </w:rPr>
            <w:fldChar w:fldCharType="separate"/>
          </w:r>
          <w:r w:rsidR="002B539C">
            <w:rPr>
              <w:lang w:val="en-US"/>
            </w:rPr>
            <w:t>(Nussbaum et al., 2025)</w:t>
          </w:r>
          <w:r w:rsidR="002B539C">
            <w:rPr>
              <w:lang w:val="en-US"/>
            </w:rPr>
            <w:fldChar w:fldCharType="end"/>
          </w:r>
        </w:sdtContent>
      </w:sdt>
      <w:r w:rsidR="00354615">
        <w:rPr>
          <w:lang w:val="en-US"/>
        </w:rPr>
        <w:t xml:space="preserve">. </w:t>
      </w:r>
      <w:r w:rsidR="00AE0409">
        <w:rPr>
          <w:lang w:val="en-US"/>
        </w:rPr>
        <w:t>We</w:t>
      </w:r>
      <w:r w:rsidRPr="00055D09">
        <w:rPr>
          <w:lang w:val="en-US"/>
        </w:rPr>
        <w:t xml:space="preserve"> </w:t>
      </w:r>
      <w:r w:rsidR="005868F3" w:rsidRPr="00055D09">
        <w:rPr>
          <w:lang w:val="en-US"/>
        </w:rPr>
        <w:t>look forward to</w:t>
      </w:r>
      <w:r w:rsidRPr="00055D09">
        <w:rPr>
          <w:lang w:val="en-US"/>
        </w:rPr>
        <w:t xml:space="preserve"> </w:t>
      </w:r>
      <w:r w:rsidR="00C11790" w:rsidRPr="00055D09">
        <w:rPr>
          <w:lang w:val="en-US"/>
        </w:rPr>
        <w:t xml:space="preserve">empirical </w:t>
      </w:r>
      <w:r w:rsidRPr="00055D09">
        <w:rPr>
          <w:lang w:val="en-US"/>
        </w:rPr>
        <w:t xml:space="preserve">contributions </w:t>
      </w:r>
      <w:r w:rsidR="005868F3" w:rsidRPr="00055D09">
        <w:rPr>
          <w:lang w:val="en-US"/>
        </w:rPr>
        <w:t>that</w:t>
      </w:r>
      <w:r w:rsidRPr="00055D09">
        <w:rPr>
          <w:lang w:val="en-US"/>
        </w:rPr>
        <w:t xml:space="preserve"> </w:t>
      </w:r>
      <w:r w:rsidR="00E0659A" w:rsidRPr="00055D09">
        <w:rPr>
          <w:lang w:val="en-US"/>
        </w:rPr>
        <w:t>li</w:t>
      </w:r>
      <w:r w:rsidR="005868F3" w:rsidRPr="00055D09">
        <w:rPr>
          <w:lang w:val="en-US"/>
        </w:rPr>
        <w:t>n</w:t>
      </w:r>
      <w:r w:rsidR="00E0659A" w:rsidRPr="00055D09">
        <w:rPr>
          <w:lang w:val="en-US"/>
        </w:rPr>
        <w:t>k phenomena of self-voice p</w:t>
      </w:r>
      <w:r w:rsidR="009A2D5A">
        <w:rPr>
          <w:lang w:val="en-US"/>
        </w:rPr>
        <w:t>rocessing</w:t>
      </w:r>
      <w:r w:rsidR="00E0659A" w:rsidRPr="00055D09">
        <w:rPr>
          <w:lang w:val="en-US"/>
        </w:rPr>
        <w:t xml:space="preserve"> </w:t>
      </w:r>
      <w:r w:rsidR="00441D61" w:rsidRPr="00055D09">
        <w:rPr>
          <w:lang w:val="en-US"/>
        </w:rPr>
        <w:t xml:space="preserve">to </w:t>
      </w:r>
      <w:r w:rsidR="00E0659A" w:rsidRPr="00055D09">
        <w:rPr>
          <w:lang w:val="en-US"/>
        </w:rPr>
        <w:t xml:space="preserve">this </w:t>
      </w:r>
      <w:r w:rsidR="00E57B54">
        <w:rPr>
          <w:lang w:val="en-US"/>
        </w:rPr>
        <w:t>framework and</w:t>
      </w:r>
      <w:r w:rsidR="00AE0409">
        <w:rPr>
          <w:lang w:val="en-US"/>
        </w:rPr>
        <w:t xml:space="preserve"> expect that these will be helpful to further develop and refine the model</w:t>
      </w:r>
      <w:r w:rsidR="005868F3" w:rsidRPr="00055D09">
        <w:rPr>
          <w:lang w:val="en-US"/>
        </w:rPr>
        <w:t xml:space="preserve">. </w:t>
      </w:r>
      <w:r w:rsidR="00C11790" w:rsidRPr="00055D09">
        <w:rPr>
          <w:lang w:val="en-US"/>
        </w:rPr>
        <w:t xml:space="preserve">We also reflected on </w:t>
      </w:r>
      <w:r w:rsidR="00AA2736" w:rsidRPr="00055D09">
        <w:rPr>
          <w:lang w:val="en-US"/>
        </w:rPr>
        <w:t xml:space="preserve">the </w:t>
      </w:r>
      <w:r w:rsidR="00C11790" w:rsidRPr="00055D09">
        <w:rPr>
          <w:lang w:val="en-US"/>
        </w:rPr>
        <w:t xml:space="preserve">challenges of self-voice research </w:t>
      </w:r>
      <w:r w:rsidR="00441D61" w:rsidRPr="00055D09">
        <w:rPr>
          <w:lang w:val="en-US"/>
        </w:rPr>
        <w:t>more</w:t>
      </w:r>
      <w:r w:rsidR="00C11790" w:rsidRPr="00055D09">
        <w:rPr>
          <w:lang w:val="en-US"/>
        </w:rPr>
        <w:t xml:space="preserve"> broad</w:t>
      </w:r>
      <w:r w:rsidR="00441D61" w:rsidRPr="00055D09">
        <w:rPr>
          <w:lang w:val="en-US"/>
        </w:rPr>
        <w:t>ly</w:t>
      </w:r>
      <w:r w:rsidR="00C11790" w:rsidRPr="00055D09">
        <w:rPr>
          <w:lang w:val="en-US"/>
        </w:rPr>
        <w:t xml:space="preserve">, both methodologically and conceptually. </w:t>
      </w:r>
      <w:r w:rsidR="00AE0409">
        <w:rPr>
          <w:lang w:val="en-US"/>
        </w:rPr>
        <w:t xml:space="preserve">With increasingly sophisticated </w:t>
      </w:r>
      <w:r w:rsidR="00354615">
        <w:rPr>
          <w:lang w:val="en-US"/>
        </w:rPr>
        <w:t>studies</w:t>
      </w:r>
      <w:r w:rsidR="00AE0409">
        <w:rPr>
          <w:lang w:val="en-US"/>
        </w:rPr>
        <w:t>, we are confident that future</w:t>
      </w:r>
      <w:r w:rsidR="005868F3" w:rsidRPr="00055D09">
        <w:rPr>
          <w:lang w:val="en-US"/>
        </w:rPr>
        <w:t xml:space="preserve"> </w:t>
      </w:r>
      <w:r w:rsidRPr="00055D09">
        <w:rPr>
          <w:lang w:val="en-US"/>
        </w:rPr>
        <w:t>research program</w:t>
      </w:r>
      <w:r w:rsidR="005868F3" w:rsidRPr="00055D09">
        <w:rPr>
          <w:lang w:val="en-US"/>
        </w:rPr>
        <w:t>s</w:t>
      </w:r>
      <w:r w:rsidRPr="00055D09">
        <w:rPr>
          <w:lang w:val="en-US"/>
        </w:rPr>
        <w:t xml:space="preserve"> </w:t>
      </w:r>
      <w:r w:rsidR="00AE0409">
        <w:rPr>
          <w:lang w:val="en-US"/>
        </w:rPr>
        <w:t>will</w:t>
      </w:r>
      <w:r w:rsidR="00AE0409" w:rsidRPr="00055D09">
        <w:rPr>
          <w:lang w:val="en-US"/>
        </w:rPr>
        <w:t xml:space="preserve"> </w:t>
      </w:r>
      <w:r w:rsidRPr="00055D09">
        <w:rPr>
          <w:lang w:val="en-US"/>
        </w:rPr>
        <w:t xml:space="preserve">address these </w:t>
      </w:r>
      <w:r w:rsidR="00E57B54" w:rsidRPr="00055D09">
        <w:rPr>
          <w:lang w:val="en-US"/>
        </w:rPr>
        <w:t>challenges and</w:t>
      </w:r>
      <w:r w:rsidR="005868F3" w:rsidRPr="00055D09">
        <w:rPr>
          <w:lang w:val="en-US"/>
        </w:rPr>
        <w:t xml:space="preserve"> </w:t>
      </w:r>
      <w:r w:rsidR="00441D61" w:rsidRPr="00055D09">
        <w:rPr>
          <w:lang w:val="en-US"/>
        </w:rPr>
        <w:t>promote</w:t>
      </w:r>
      <w:r w:rsidR="005868F3" w:rsidRPr="00055D09">
        <w:rPr>
          <w:lang w:val="en-US"/>
        </w:rPr>
        <w:t xml:space="preserve"> further progress </w:t>
      </w:r>
      <w:r w:rsidR="00AE0409">
        <w:rPr>
          <w:lang w:val="en-US"/>
        </w:rPr>
        <w:t>that will mutually benefit</w:t>
      </w:r>
      <w:r w:rsidR="00354615">
        <w:rPr>
          <w:lang w:val="en-US"/>
        </w:rPr>
        <w:t xml:space="preserve"> a better </w:t>
      </w:r>
      <w:r w:rsidR="005868F3" w:rsidRPr="00055D09">
        <w:rPr>
          <w:lang w:val="en-US"/>
        </w:rPr>
        <w:t>understanding</w:t>
      </w:r>
      <w:r w:rsidR="003F7562" w:rsidRPr="00055D09">
        <w:rPr>
          <w:lang w:val="en-US"/>
        </w:rPr>
        <w:t xml:space="preserve"> </w:t>
      </w:r>
      <w:r w:rsidR="00354615">
        <w:rPr>
          <w:lang w:val="en-US"/>
        </w:rPr>
        <w:t xml:space="preserve">of both </w:t>
      </w:r>
      <w:r w:rsidR="003F7562" w:rsidRPr="00055D09">
        <w:rPr>
          <w:lang w:val="en-US"/>
        </w:rPr>
        <w:t xml:space="preserve">self-voice </w:t>
      </w:r>
      <w:r w:rsidR="003C075A">
        <w:rPr>
          <w:lang w:val="en-US"/>
        </w:rPr>
        <w:t>processing</w:t>
      </w:r>
      <w:r w:rsidR="00441D61" w:rsidRPr="00055D09">
        <w:rPr>
          <w:lang w:val="en-US"/>
        </w:rPr>
        <w:t xml:space="preserve"> </w:t>
      </w:r>
      <w:r w:rsidR="00354615">
        <w:rPr>
          <w:lang w:val="en-US"/>
        </w:rPr>
        <w:t xml:space="preserve">and voice </w:t>
      </w:r>
      <w:r w:rsidR="003F7562" w:rsidRPr="00055D09">
        <w:rPr>
          <w:lang w:val="en-US"/>
        </w:rPr>
        <w:t>naturalness impressions</w:t>
      </w:r>
      <w:r w:rsidR="005868F3" w:rsidRPr="00055D09">
        <w:rPr>
          <w:lang w:val="en-US"/>
        </w:rPr>
        <w:t>.</w:t>
      </w:r>
    </w:p>
    <w:p w14:paraId="6C364C4B" w14:textId="77E7FCF9" w:rsidR="005237DC" w:rsidRPr="005237DC" w:rsidRDefault="005237DC" w:rsidP="005237DC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1D1B1B"/>
          <w:lang w:val="en-US"/>
        </w:rPr>
      </w:pPr>
      <w:r>
        <w:rPr>
          <w:rFonts w:cstheme="minorHAnsi"/>
          <w:b/>
          <w:bCs/>
          <w:color w:val="1D1B1B"/>
          <w:lang w:val="en-US"/>
        </w:rPr>
        <w:lastRenderedPageBreak/>
        <w:t>Conflict of interest</w:t>
      </w:r>
      <w:r w:rsidRPr="005237DC">
        <w:rPr>
          <w:rFonts w:cstheme="minorHAnsi"/>
          <w:b/>
          <w:bCs/>
          <w:color w:val="1D1B1B"/>
          <w:lang w:val="en-US"/>
        </w:rPr>
        <w:t xml:space="preserve"> and Funding</w:t>
      </w:r>
    </w:p>
    <w:p w14:paraId="28C426D7" w14:textId="6C0AFC26" w:rsidR="00283EC7" w:rsidRDefault="005237DC" w:rsidP="005237DC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  <w:r>
        <w:rPr>
          <w:rFonts w:cstheme="minorHAnsi"/>
          <w:bCs/>
          <w:color w:val="1D1B1B"/>
          <w:lang w:val="en-US"/>
        </w:rPr>
        <w:t xml:space="preserve">The authors declare no conflict of interest. </w:t>
      </w:r>
      <w:r w:rsidRPr="005237DC">
        <w:rPr>
          <w:rFonts w:cstheme="minorHAnsi"/>
          <w:bCs/>
          <w:color w:val="1D1B1B"/>
          <w:lang w:val="en-US"/>
        </w:rPr>
        <w:t>The authors gratefully acknowledge the award of funding through an EU-MSCA doctoral network “Voice Communication Sciences” (action 101168998).</w:t>
      </w:r>
    </w:p>
    <w:p w14:paraId="5C85FFD2" w14:textId="5F196D60" w:rsidR="00F26B93" w:rsidRDefault="00F26B93" w:rsidP="00F26B93">
      <w:pPr>
        <w:pStyle w:val="CitaviBibliographyEntry"/>
        <w:rPr>
          <w:lang w:val="en-US"/>
        </w:rPr>
      </w:pPr>
    </w:p>
    <w:sdt>
      <w:sdtPr>
        <w:rPr>
          <w:rFonts w:eastAsiaTheme="minorHAnsi"/>
          <w:lang w:val="en-US"/>
        </w:rPr>
        <w:tag w:val="CitaviBibliography"/>
        <w:id w:val="-667636847"/>
        <w:placeholder>
          <w:docPart w:val="DefaultPlaceholder_-1854013440"/>
        </w:placeholder>
      </w:sdtPr>
      <w:sdtEndPr>
        <w:rPr>
          <w:rFonts w:asciiTheme="minorHAnsi" w:hAnsiTheme="minorHAnsi" w:cstheme="minorBidi"/>
          <w:color w:val="auto"/>
          <w:sz w:val="22"/>
          <w:szCs w:val="22"/>
        </w:rPr>
      </w:sdtEndPr>
      <w:sdtContent>
        <w:p w14:paraId="77AADC3A" w14:textId="77777777" w:rsidR="00E57B54" w:rsidRDefault="00316F38" w:rsidP="00E57B54">
          <w:pPr>
            <w:pStyle w:val="CitaviBibliographyHeading"/>
            <w:rPr>
              <w:lang w:val="en-US"/>
            </w:rPr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>ADDIN CitaviBibliography</w:instrText>
          </w:r>
          <w:r>
            <w:rPr>
              <w:lang w:val="en-US"/>
            </w:rPr>
            <w:fldChar w:fldCharType="separate"/>
          </w:r>
          <w:r w:rsidR="00E57B54">
            <w:rPr>
              <w:lang w:val="en-US"/>
            </w:rPr>
            <w:t>References</w:t>
          </w:r>
        </w:p>
        <w:p w14:paraId="44B664B6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4" w:name="_CTVL0018473d197b6e74f58899b2d313eecae96"/>
          <w:r>
            <w:rPr>
              <w:lang w:val="en-US"/>
            </w:rPr>
            <w:t xml:space="preserve">Belin, P., </w:t>
          </w:r>
          <w:proofErr w:type="spellStart"/>
          <w:r>
            <w:rPr>
              <w:lang w:val="en-US"/>
            </w:rPr>
            <w:t>Bestelmeyer</w:t>
          </w:r>
          <w:proofErr w:type="spellEnd"/>
          <w:r>
            <w:rPr>
              <w:lang w:val="en-US"/>
            </w:rPr>
            <w:t>, P. E. G., Latinus, M., &amp; Watson, R. (2011). Understanding voice perception.</w:t>
          </w:r>
          <w:bookmarkEnd w:id="44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British Journal of Psychology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102</w:t>
          </w:r>
          <w:r w:rsidRPr="00E57B54">
            <w:rPr>
              <w:lang w:val="en-US"/>
            </w:rPr>
            <w:t>(4), 711–725. https://doi.org/10.1111/j.2044-8295.2011.02041.x</w:t>
          </w:r>
        </w:p>
        <w:p w14:paraId="0CB4384E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5" w:name="_CTVL0012dd5f700c4e04db09175a3ec98625a13"/>
          <w:r>
            <w:rPr>
              <w:lang w:val="en-US"/>
            </w:rPr>
            <w:t>DeBruine, L. M., Smith, F. G., Jones, B. C., Roberts, S. C., Petrie, M., &amp; Spector, T. D. (2009). Kin recognition signals in adult faces.</w:t>
          </w:r>
          <w:bookmarkEnd w:id="45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Vision Res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49</w:t>
          </w:r>
          <w:r w:rsidRPr="00E57B54">
            <w:rPr>
              <w:lang w:val="en-US"/>
            </w:rPr>
            <w:t>(1), 38–43. https://doi.org/10.1016/j.visres.2008.09.025</w:t>
          </w:r>
        </w:p>
        <w:p w14:paraId="185CB4BB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6" w:name="_CTVL001b5c0484d49404a5cb36f3df0914c617e"/>
          <w:proofErr w:type="spellStart"/>
          <w:r>
            <w:rPr>
              <w:lang w:val="en-US"/>
            </w:rPr>
            <w:t>Frühholz</w:t>
          </w:r>
          <w:proofErr w:type="spellEnd"/>
          <w:r>
            <w:rPr>
              <w:lang w:val="en-US"/>
            </w:rPr>
            <w:t>, S., &amp; Belin, P. (2018).</w:t>
          </w:r>
          <w:bookmarkEnd w:id="46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The Oxford Handbook of Voice Perception</w:t>
          </w:r>
          <w:r w:rsidRPr="00E57B54">
            <w:rPr>
              <w:lang w:val="en-US"/>
            </w:rPr>
            <w:t>. Oxford University Press. https://doi.org/10.1093/oxfordhb/9780198743187.001.0001</w:t>
          </w:r>
        </w:p>
        <w:p w14:paraId="582FB63A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7" w:name="_CTVL001ae80c5ee55574e2a8031ca141080f218"/>
          <w:proofErr w:type="spellStart"/>
          <w:r>
            <w:rPr>
              <w:lang w:val="en-US"/>
            </w:rPr>
            <w:t>Hyppa</w:t>
          </w:r>
          <w:proofErr w:type="spellEnd"/>
          <w:r>
            <w:rPr>
              <w:lang w:val="en-US"/>
            </w:rPr>
            <w:t>-Martin, J., Lilley, J., Chen, M., Friese, J., Schmidt, C., &amp; Bunnell, H. T. (2024). A large-scale comparison of two voice synthesis techniques on intelligibility, naturalness, preferences, and attitudes toward voices banked by individuals with amyotrophic lateral sclerosis.</w:t>
          </w:r>
          <w:bookmarkEnd w:id="47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Augmentative and Alternative Communication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40</w:t>
          </w:r>
          <w:r w:rsidRPr="00E57B54">
            <w:rPr>
              <w:lang w:val="en-US"/>
            </w:rPr>
            <w:t>(1), 31–45. https://doi.org/10.1080/07434618.2023.2262032</w:t>
          </w:r>
        </w:p>
        <w:p w14:paraId="46AB89F8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8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48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Language and Speech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65</w:t>
          </w:r>
          <w:r w:rsidRPr="00E57B54">
            <w:rPr>
              <w:lang w:val="en-US"/>
            </w:rPr>
            <w:t>(2), 418–443. https://doi.org/10.1177/00238309211029679</w:t>
          </w:r>
        </w:p>
        <w:p w14:paraId="3926A0D5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49" w:name="_CTVL0016dbd513c46ad443c91d5cd8367ad72bb"/>
          <w:r>
            <w:rPr>
              <w:lang w:val="en-US"/>
            </w:rPr>
            <w:t xml:space="preserve">Kovács, G., </w:t>
          </w:r>
          <w:proofErr w:type="spellStart"/>
          <w:r>
            <w:rPr>
              <w:lang w:val="en-US"/>
            </w:rPr>
            <w:t>Göschel</w:t>
          </w:r>
          <w:proofErr w:type="spellEnd"/>
          <w:r>
            <w:rPr>
              <w:lang w:val="en-US"/>
            </w:rPr>
            <w:t xml:space="preserve">, L., Pawlik, S. M., &amp; </w:t>
          </w:r>
          <w:proofErr w:type="spellStart"/>
          <w:r>
            <w:rPr>
              <w:lang w:val="en-US"/>
            </w:rPr>
            <w:t>Tramacere</w:t>
          </w:r>
          <w:proofErr w:type="spellEnd"/>
          <w:r>
            <w:rPr>
              <w:lang w:val="en-US"/>
            </w:rPr>
            <w:t>, A. (2025). The neural dynamics of current and past self-face perception: Challenging the privilege access hypothesis.</w:t>
          </w:r>
          <w:bookmarkEnd w:id="49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Cortex; a Journal Devoted to the Study of the Nervous System and Behavior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194</w:t>
          </w:r>
          <w:r w:rsidRPr="00E57B54">
            <w:rPr>
              <w:lang w:val="en-US"/>
            </w:rPr>
            <w:t>, 77–90. https://doi.org/10.1016/j.cortex.2025.11.006</w:t>
          </w:r>
        </w:p>
        <w:p w14:paraId="5A9752ED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0" w:name="_CTVL001119f069538084cc0afa0ce98f08c90db"/>
          <w:r>
            <w:rPr>
              <w:lang w:val="en-US"/>
            </w:rPr>
            <w:t xml:space="preserve">Lavan, N., Irvine, M., Rosi, V., &amp; McGettigan, C. (2025). Voice clones sound realistic but not (yet) </w:t>
          </w:r>
          <w:proofErr w:type="spellStart"/>
          <w:r>
            <w:rPr>
              <w:lang w:val="en-US"/>
            </w:rPr>
            <w:t>hyperrealistic</w:t>
          </w:r>
          <w:proofErr w:type="spellEnd"/>
          <w:r>
            <w:rPr>
              <w:lang w:val="en-US"/>
            </w:rPr>
            <w:t>.</w:t>
          </w:r>
          <w:bookmarkEnd w:id="50"/>
          <w:r>
            <w:rPr>
              <w:lang w:val="en-US"/>
            </w:rPr>
            <w:t xml:space="preserve"> </w:t>
          </w:r>
          <w:proofErr w:type="spellStart"/>
          <w:r w:rsidRPr="00E57B54">
            <w:rPr>
              <w:i/>
              <w:lang w:val="en-US"/>
            </w:rPr>
            <w:t>PLoS</w:t>
          </w:r>
          <w:proofErr w:type="spellEnd"/>
          <w:r w:rsidRPr="00E57B54">
            <w:rPr>
              <w:i/>
              <w:lang w:val="en-US"/>
            </w:rPr>
            <w:t xml:space="preserve"> One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20</w:t>
          </w:r>
          <w:r w:rsidRPr="00E57B54">
            <w:rPr>
              <w:lang w:val="en-US"/>
            </w:rPr>
            <w:t>(9), e0332692. https://doi.org/10.1371/journal.pone.0332692</w:t>
          </w:r>
        </w:p>
        <w:p w14:paraId="78853124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1" w:name="_CTVL001336c0a9a324c431a956472a7daab8a11"/>
          <w:r>
            <w:rPr>
              <w:lang w:val="en-US"/>
            </w:rPr>
            <w:t>Lee, </w:t>
          </w:r>
          <w:proofErr w:type="gramStart"/>
          <w:r>
            <w:rPr>
              <w:lang w:val="en-US"/>
            </w:rPr>
            <w:t>E.</w:t>
          </w:r>
          <w:r>
            <w:rPr>
              <w:rFonts w:ascii="Cambria Math" w:hAnsi="Cambria Math" w:cs="Cambria Math"/>
              <w:lang w:val="en-US"/>
            </w:rPr>
            <w:t>‑</w:t>
          </w:r>
          <w:proofErr w:type="gramEnd"/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51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Computers in Human Behavior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26</w:t>
          </w:r>
          <w:r w:rsidRPr="00E57B54">
            <w:rPr>
              <w:lang w:val="en-US"/>
            </w:rPr>
            <w:t>(4), 665–672. https://doi.org/10.1016/j.chb.2010.01.003</w:t>
          </w:r>
        </w:p>
        <w:p w14:paraId="0AC19047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2" w:name="_CTVL001929ae89f05734acbb13c08fb32e0991f"/>
          <w:r>
            <w:rPr>
              <w:lang w:val="en-US"/>
            </w:rPr>
            <w:t>Maloney, L. T., &amp; Dal Martello, M. F. (2006). Kin recognition and the perceived facial similarity of children.</w:t>
          </w:r>
          <w:bookmarkEnd w:id="52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Journal of Vision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6</w:t>
          </w:r>
          <w:r w:rsidRPr="00E57B54">
            <w:rPr>
              <w:lang w:val="en-US"/>
            </w:rPr>
            <w:t>(10), 1047–1056. https://doi.org/10.1167/6.10.4</w:t>
          </w:r>
        </w:p>
        <w:p w14:paraId="15D93329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3" w:name="_CTVL001a41221023d83451484034bf88cfe9a4a"/>
          <w:r>
            <w:rPr>
              <w:lang w:val="en-US"/>
            </w:rPr>
            <w:t>Mateo, J. M. (2015). Perspectives: Hamilton's Legacy: Mechanisms of Kin Recognition in Humans.</w:t>
          </w:r>
          <w:bookmarkEnd w:id="53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Ethology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121</w:t>
          </w:r>
          <w:r w:rsidRPr="00E57B54">
            <w:rPr>
              <w:lang w:val="en-US"/>
            </w:rPr>
            <w:t>(5), 419–427. https://doi.org/10.1111/eth.12358</w:t>
          </w:r>
        </w:p>
        <w:p w14:paraId="1414C06A" w14:textId="77777777" w:rsidR="00E57B54" w:rsidRPr="00E57B54" w:rsidRDefault="00E57B54" w:rsidP="00E57B54">
          <w:pPr>
            <w:pStyle w:val="CitaviBibliographyEntry"/>
          </w:pPr>
          <w:bookmarkStart w:id="54" w:name="_CTVL0015b69d468d9074575b75d44ca5cf2c5d1"/>
          <w:r>
            <w:rPr>
              <w:lang w:val="en-US"/>
            </w:rPr>
            <w:t>Maurer, D., &amp; Landis, T. (1990). Role of bone conduction in the self-perception of speech.</w:t>
          </w:r>
          <w:bookmarkEnd w:id="54"/>
          <w:r>
            <w:rPr>
              <w:lang w:val="en-US"/>
            </w:rPr>
            <w:t xml:space="preserve"> </w:t>
          </w:r>
          <w:r w:rsidRPr="00E57B54">
            <w:rPr>
              <w:i/>
            </w:rPr>
            <w:t xml:space="preserve">Folia </w:t>
          </w:r>
          <w:proofErr w:type="spellStart"/>
          <w:r w:rsidRPr="00E57B54">
            <w:rPr>
              <w:i/>
            </w:rPr>
            <w:t>Phoniatrica</w:t>
          </w:r>
          <w:proofErr w:type="spellEnd"/>
          <w:r w:rsidRPr="00E57B54">
            <w:t xml:space="preserve">, </w:t>
          </w:r>
          <w:r w:rsidRPr="00E57B54">
            <w:rPr>
              <w:i/>
            </w:rPr>
            <w:t>42</w:t>
          </w:r>
          <w:r w:rsidRPr="00E57B54">
            <w:t>(5), 226–229. https://doi.org/10.1159/000266070</w:t>
          </w:r>
        </w:p>
        <w:p w14:paraId="394CE26B" w14:textId="77777777" w:rsidR="00E57B54" w:rsidRPr="00E57B54" w:rsidRDefault="00E57B54" w:rsidP="00E57B54">
          <w:pPr>
            <w:pStyle w:val="CitaviBibliographyEntry"/>
          </w:pPr>
          <w:bookmarkStart w:id="55" w:name="_CTVL00120728d07d052409b8c97a27a3cfc4717"/>
          <w:r w:rsidRPr="00E57B54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55"/>
          <w:r>
            <w:rPr>
              <w:lang w:val="en-US"/>
            </w:rPr>
            <w:t xml:space="preserve"> </w:t>
          </w:r>
          <w:r w:rsidRPr="00E57B54">
            <w:rPr>
              <w:i/>
            </w:rPr>
            <w:t>I-</w:t>
          </w:r>
          <w:proofErr w:type="spellStart"/>
          <w:r w:rsidRPr="00E57B54">
            <w:rPr>
              <w:i/>
            </w:rPr>
            <w:t>Perception</w:t>
          </w:r>
          <w:proofErr w:type="spellEnd"/>
          <w:r w:rsidRPr="00E57B54">
            <w:t xml:space="preserve">, </w:t>
          </w:r>
          <w:r w:rsidRPr="00E57B54">
            <w:rPr>
              <w:i/>
            </w:rPr>
            <w:t>2</w:t>
          </w:r>
          <w:r w:rsidRPr="00E57B54">
            <w:t>(1), 10–12. https://doi.org/10.1068/i0415</w:t>
          </w:r>
        </w:p>
        <w:p w14:paraId="2DF18029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6" w:name="_CTVL001872a0bd54a2d42f483613d3eb82d0fe3"/>
          <w:r w:rsidRPr="00E57B54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56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Trends in Cognitive Sciences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29</w:t>
          </w:r>
          <w:r w:rsidRPr="00E57B54">
            <w:rPr>
              <w:lang w:val="en-US"/>
            </w:rPr>
            <w:t>(5), 467–480. https://doi.org/10.1016/j.tics.2025.01.010</w:t>
          </w:r>
        </w:p>
        <w:p w14:paraId="4019B807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7" w:name="_CTVL001caa0761a4b40485d8947aa87caf17b69"/>
          <w:proofErr w:type="spellStart"/>
          <w:r>
            <w:rPr>
              <w:lang w:val="en-US"/>
            </w:rPr>
            <w:t>Orepic</w:t>
          </w:r>
          <w:proofErr w:type="spellEnd"/>
          <w:r>
            <w:rPr>
              <w:lang w:val="en-US"/>
            </w:rPr>
            <w:t xml:space="preserve">, P., </w:t>
          </w:r>
          <w:proofErr w:type="spellStart"/>
          <w:r>
            <w:rPr>
              <w:lang w:val="en-US"/>
            </w:rPr>
            <w:t>Kannape</w:t>
          </w:r>
          <w:proofErr w:type="spellEnd"/>
          <w:r>
            <w:rPr>
              <w:lang w:val="en-US"/>
            </w:rPr>
            <w:t>, O. A., Faivre, N., &amp; Blanke, O. (2023). Bone conduction facilitates self-other voice discrimination.</w:t>
          </w:r>
          <w:bookmarkEnd w:id="57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Royal Society Open Science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10</w:t>
          </w:r>
          <w:r w:rsidRPr="00E57B54">
            <w:rPr>
              <w:lang w:val="en-US"/>
            </w:rPr>
            <w:t>(2), 221561. https://doi.org/10.1098/rsos.221561</w:t>
          </w:r>
        </w:p>
        <w:p w14:paraId="474BCC7E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8" w:name="_CTVL001ae64fd5455424fb08f620ef2f1fb7f64"/>
          <w:proofErr w:type="spellStart"/>
          <w:r>
            <w:rPr>
              <w:lang w:val="en-US"/>
            </w:rPr>
            <w:t>Orepic</w:t>
          </w:r>
          <w:proofErr w:type="spellEnd"/>
          <w:r>
            <w:rPr>
              <w:lang w:val="en-US"/>
            </w:rPr>
            <w:t>, P., &amp; Pinheiro, A. (2025).</w:t>
          </w:r>
          <w:bookmarkEnd w:id="58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From Voice to Self: An Integrative Framework on Self-Voice Processing</w:t>
          </w:r>
          <w:r w:rsidRPr="00E57B54">
            <w:rPr>
              <w:lang w:val="en-US"/>
            </w:rPr>
            <w:t xml:space="preserve">. </w:t>
          </w:r>
          <w:proofErr w:type="spellStart"/>
          <w:r w:rsidRPr="00E57B54">
            <w:rPr>
              <w:lang w:val="en-US"/>
            </w:rPr>
            <w:t>PsyArXiv</w:t>
          </w:r>
          <w:proofErr w:type="spellEnd"/>
          <w:r w:rsidRPr="00E57B54">
            <w:rPr>
              <w:lang w:val="en-US"/>
            </w:rPr>
            <w:t xml:space="preserve"> (preprint) https://doi.org/10.31234/osf.io/kg4ns_v2</w:t>
          </w:r>
        </w:p>
        <w:p w14:paraId="08080A3C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59" w:name="_CTVL001b9676ab1e5684c59b62432858caa6e4f"/>
          <w:r>
            <w:rPr>
              <w:lang w:val="en-US"/>
            </w:rPr>
            <w:lastRenderedPageBreak/>
            <w:t xml:space="preserve">Pandey, A., Le </w:t>
          </w:r>
          <w:proofErr w:type="spellStart"/>
          <w:r>
            <w:rPr>
              <w:lang w:val="en-US"/>
            </w:rPr>
            <w:t>Maguer</w:t>
          </w:r>
          <w:proofErr w:type="spellEnd"/>
          <w:r>
            <w:rPr>
              <w:lang w:val="en-US"/>
            </w:rPr>
            <w:t>, S., &amp; Harte, N. (2025). What is Naturalness? In</w:t>
          </w:r>
          <w:bookmarkEnd w:id="59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 xml:space="preserve">13th edition of the Speech Synthesis Workshop </w:t>
          </w:r>
          <w:r w:rsidRPr="00E57B54">
            <w:rPr>
              <w:lang w:val="en-US"/>
            </w:rPr>
            <w:t>(pp. 215–221). ISCA. https://doi.org/10.21437/SSW.2025-33</w:t>
          </w:r>
        </w:p>
        <w:p w14:paraId="521A49C8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0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60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The Journal of the Acoustical Society of America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158</w:t>
          </w:r>
          <w:r w:rsidRPr="00E57B54">
            <w:rPr>
              <w:lang w:val="en-US"/>
            </w:rPr>
            <w:t>(5), 4045–4047. https://doi.org/10.1121/10.0039927</w:t>
          </w:r>
        </w:p>
        <w:p w14:paraId="2079AF0D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1" w:name="_CTVL001a39a77e7e22244a7a4f44c22f73ff172"/>
          <w:r>
            <w:rPr>
              <w:lang w:val="en-US"/>
            </w:rPr>
            <w:t xml:space="preserve">Pinheiro, A. P., </w:t>
          </w:r>
          <w:proofErr w:type="spellStart"/>
          <w:r>
            <w:rPr>
              <w:lang w:val="en-US"/>
            </w:rPr>
            <w:t>Sarzedas</w:t>
          </w:r>
          <w:proofErr w:type="spellEnd"/>
          <w:r>
            <w:rPr>
              <w:lang w:val="en-US"/>
            </w:rPr>
            <w:t>, J., Roberto, M. S., &amp; Kotz, S. A. (2023). Attention and emotion shape self-voice prioritization in speech processing.</w:t>
          </w:r>
          <w:bookmarkEnd w:id="61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Cortex; a Journal Devoted to the Study of the Nervous System and Behavior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158</w:t>
          </w:r>
          <w:r w:rsidRPr="00E57B54">
            <w:rPr>
              <w:lang w:val="en-US"/>
            </w:rPr>
            <w:t>, 83–95. https://doi.org/10.1016/j.cortex.2022.10.006</w:t>
          </w:r>
        </w:p>
        <w:p w14:paraId="3192D45A" w14:textId="77777777" w:rsidR="00E57B54" w:rsidRPr="00E57B54" w:rsidRDefault="00E57B54" w:rsidP="00E57B54">
          <w:pPr>
            <w:pStyle w:val="CitaviBibliographyEntry"/>
          </w:pPr>
          <w:bookmarkStart w:id="62" w:name="_CTVL0019e12c96527c34f3d810bbf0dbdadc8ac"/>
          <w:r>
            <w:rPr>
              <w:lang w:val="en-US"/>
            </w:rPr>
            <w:t>Platek, S. M., &amp; Kemp, S. M. (2009). Is family special to the brain? An event-related fMRI study of familiar, familial, and self-face recognition.</w:t>
          </w:r>
          <w:bookmarkEnd w:id="62"/>
          <w:r>
            <w:rPr>
              <w:lang w:val="en-US"/>
            </w:rPr>
            <w:t xml:space="preserve"> </w:t>
          </w:r>
          <w:proofErr w:type="spellStart"/>
          <w:r w:rsidRPr="00E57B54">
            <w:rPr>
              <w:i/>
            </w:rPr>
            <w:t>Neuropsychologia</w:t>
          </w:r>
          <w:proofErr w:type="spellEnd"/>
          <w:r w:rsidRPr="00E57B54">
            <w:t xml:space="preserve">, </w:t>
          </w:r>
          <w:r w:rsidRPr="00E57B54">
            <w:rPr>
              <w:i/>
            </w:rPr>
            <w:t>47</w:t>
          </w:r>
          <w:r w:rsidRPr="00E57B54">
            <w:t>(3), 849–858. https://doi.org/10.1016/j.neuropsychologia.2008.12.027</w:t>
          </w:r>
        </w:p>
        <w:p w14:paraId="4BF306D9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3" w:name="_CTVL0013ee55c02bf1645a2ab8425de5c036b64"/>
          <w:proofErr w:type="spellStart"/>
          <w:r w:rsidRPr="00E57B54">
            <w:t>Roswandowitz</w:t>
          </w:r>
          <w:proofErr w:type="spellEnd"/>
          <w:r w:rsidRPr="00E57B54">
            <w:t xml:space="preserve">, C., Kathiresan, T., Pellegrino, E., Dellwo, V., &amp; Frühholz, S. (2024). </w:t>
          </w:r>
          <w:r>
            <w:rPr>
              <w:lang w:val="en-US"/>
            </w:rPr>
            <w:t>Cortical-striatal brain network distinguishes deepfake from real speaker identity.</w:t>
          </w:r>
          <w:bookmarkEnd w:id="63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Communications Biology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7</w:t>
          </w:r>
          <w:r w:rsidRPr="00E57B54">
            <w:rPr>
              <w:lang w:val="en-US"/>
            </w:rPr>
            <w:t>(1), 711. https://doi.org/10.1038/s42003-024-06372-6</w:t>
          </w:r>
        </w:p>
        <w:p w14:paraId="55B347AB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4" w:name="_CTVL00148ec38ce4ecf4a778a0de86a90f22d5a"/>
          <w:r>
            <w:rPr>
              <w:lang w:val="en-US"/>
            </w:rPr>
            <w:t xml:space="preserve">Schweinberger, S. R., Casper, C., </w:t>
          </w:r>
          <w:proofErr w:type="spellStart"/>
          <w:r>
            <w:rPr>
              <w:lang w:val="en-US"/>
            </w:rPr>
            <w:t>Hauthal</w:t>
          </w:r>
          <w:proofErr w:type="spellEnd"/>
          <w:r>
            <w:rPr>
              <w:lang w:val="en-US"/>
            </w:rPr>
            <w:t xml:space="preserve">, N., Kaufmann, J. M., Kawahara, H., Kloth, N., Robertson, D. M., Simpson, A. P., &amp; </w:t>
          </w:r>
          <w:proofErr w:type="spellStart"/>
          <w:r>
            <w:rPr>
              <w:lang w:val="en-US"/>
            </w:rPr>
            <w:t>Zäske</w:t>
          </w:r>
          <w:proofErr w:type="spellEnd"/>
          <w:r>
            <w:rPr>
              <w:lang w:val="en-US"/>
            </w:rPr>
            <w:t>, R. (2008). Auditory adaptation in voice perception.</w:t>
          </w:r>
          <w:bookmarkEnd w:id="64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Curr Biol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18</w:t>
          </w:r>
          <w:r w:rsidRPr="00E57B54">
            <w:rPr>
              <w:lang w:val="en-US"/>
            </w:rPr>
            <w:t>(9), 684–688. https://doi.org/10.1016/j.cub.2008.04.015</w:t>
          </w:r>
        </w:p>
        <w:p w14:paraId="418728E7" w14:textId="77777777" w:rsidR="00E57B54" w:rsidRPr="00E57B54" w:rsidRDefault="00E57B54" w:rsidP="00E57B54">
          <w:pPr>
            <w:pStyle w:val="CitaviBibliographyEntry"/>
          </w:pPr>
          <w:bookmarkStart w:id="65" w:name="_CTVL001570cf69ac9ac461da2518c18a2951d6f"/>
          <w:r>
            <w:rPr>
              <w:lang w:val="en-US"/>
            </w:rPr>
            <w:t>Sui, J., &amp; Humphreys, G. W. (2017). The ubiquitous self: What the properties of self-bias tell us about the self.</w:t>
          </w:r>
          <w:bookmarkEnd w:id="65"/>
          <w:r>
            <w:rPr>
              <w:lang w:val="en-US"/>
            </w:rPr>
            <w:t xml:space="preserve"> </w:t>
          </w:r>
          <w:r w:rsidRPr="00E57B54">
            <w:rPr>
              <w:i/>
            </w:rPr>
            <w:t xml:space="preserve">Ann N Y Acad </w:t>
          </w:r>
          <w:proofErr w:type="spellStart"/>
          <w:r w:rsidRPr="00E57B54">
            <w:rPr>
              <w:i/>
            </w:rPr>
            <w:t>Sci</w:t>
          </w:r>
          <w:proofErr w:type="spellEnd"/>
          <w:r w:rsidRPr="00E57B54">
            <w:t xml:space="preserve">, </w:t>
          </w:r>
          <w:r w:rsidRPr="00E57B54">
            <w:rPr>
              <w:i/>
            </w:rPr>
            <w:t>1396</w:t>
          </w:r>
          <w:r w:rsidRPr="00E57B54">
            <w:t>(1), 222–235. https://doi.org/10.1111/nyas.13197</w:t>
          </w:r>
        </w:p>
        <w:p w14:paraId="696BC0D1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6" w:name="_CTVL0016421526d0c2d4b2185c77145e1496a84"/>
          <w:r w:rsidRPr="00E57B54">
            <w:t xml:space="preserve">Tsuchiya, A., &amp; Schweinberger, S. R. (2022). Erkennen von Verwandtschaft zu sich Selbst und bei </w:t>
          </w:r>
          <w:proofErr w:type="spellStart"/>
          <w:r w:rsidRPr="00E57B54">
            <w:t>Anderen</w:t>
          </w:r>
          <w:proofErr w:type="spellEnd"/>
          <w:r w:rsidRPr="00E57B54">
            <w:t xml:space="preserve"> [Recognition </w:t>
          </w:r>
          <w:proofErr w:type="spellStart"/>
          <w:r w:rsidRPr="00E57B54">
            <w:t>of</w:t>
          </w:r>
          <w:proofErr w:type="spellEnd"/>
          <w:r w:rsidRPr="00E57B54">
            <w:t xml:space="preserve"> </w:t>
          </w:r>
          <w:proofErr w:type="spellStart"/>
          <w:r w:rsidRPr="00E57B54">
            <w:t>Kinship</w:t>
          </w:r>
          <w:proofErr w:type="spellEnd"/>
          <w:r w:rsidRPr="00E57B54">
            <w:t xml:space="preserve"> </w:t>
          </w:r>
          <w:proofErr w:type="spellStart"/>
          <w:r w:rsidRPr="00E57B54">
            <w:t>to</w:t>
          </w:r>
          <w:proofErr w:type="spellEnd"/>
          <w:r w:rsidRPr="00E57B54">
            <w:t xml:space="preserve"> Self and in </w:t>
          </w:r>
          <w:proofErr w:type="spellStart"/>
          <w:r w:rsidRPr="00E57B54">
            <w:t>Others</w:t>
          </w:r>
          <w:proofErr w:type="spellEnd"/>
          <w:r w:rsidRPr="00E57B54">
            <w:t xml:space="preserve">]: Part 2, </w:t>
          </w:r>
          <w:proofErr w:type="spellStart"/>
          <w:r w:rsidRPr="00E57B54">
            <w:t>Issue</w:t>
          </w:r>
          <w:proofErr w:type="spellEnd"/>
          <w:r w:rsidRPr="00E57B54">
            <w:t xml:space="preserve"> 1/2022.</w:t>
          </w:r>
          <w:bookmarkEnd w:id="66"/>
          <w:r w:rsidRPr="00E57B54">
            <w:t xml:space="preserve"> </w:t>
          </w:r>
          <w:r w:rsidRPr="00E57B54">
            <w:rPr>
              <w:i/>
              <w:lang w:val="en-US"/>
            </w:rPr>
            <w:t>In-Mind Magazine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1</w:t>
          </w:r>
          <w:r w:rsidRPr="00E57B54">
            <w:rPr>
              <w:lang w:val="en-US"/>
            </w:rPr>
            <w:t>(2).</w:t>
          </w:r>
        </w:p>
        <w:p w14:paraId="23D249DB" w14:textId="77777777" w:rsidR="00E57B54" w:rsidRDefault="00E57B54" w:rsidP="00E57B54">
          <w:pPr>
            <w:pStyle w:val="CitaviBibliographyEntry"/>
            <w:rPr>
              <w:lang w:val="en-US"/>
            </w:rPr>
          </w:pPr>
          <w:bookmarkStart w:id="67" w:name="_CTVL0015f719101a6324ccf8bd88a1b6c297199"/>
          <w:r>
            <w:rPr>
              <w:lang w:val="en-US"/>
            </w:rPr>
            <w:t xml:space="preserve">Yamagishi, J., Veaux, C., King, S., &amp; </w:t>
          </w:r>
          <w:proofErr w:type="spellStart"/>
          <w:r>
            <w:rPr>
              <w:lang w:val="en-US"/>
            </w:rPr>
            <w:t>Renals</w:t>
          </w:r>
          <w:proofErr w:type="spellEnd"/>
          <w:r>
            <w:rPr>
              <w:lang w:val="en-US"/>
            </w:rPr>
            <w:t>, S. (2012). Speech synthesis technologies for individuals with vocal disabilities: Voice banking and reconstruction.</w:t>
          </w:r>
          <w:bookmarkEnd w:id="67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>Acoustical Science and Technology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33</w:t>
          </w:r>
          <w:r w:rsidRPr="00E57B54">
            <w:rPr>
              <w:lang w:val="en-US"/>
            </w:rPr>
            <w:t>(1), 1–5. https://doi.org/10.1250/ast.33.1</w:t>
          </w:r>
        </w:p>
        <w:p w14:paraId="6D85F675" w14:textId="55B14CA7" w:rsidR="00316F38" w:rsidRDefault="00E57B54" w:rsidP="00E57B54">
          <w:pPr>
            <w:pStyle w:val="CitaviBibliographyEntry"/>
            <w:rPr>
              <w:lang w:val="en-US"/>
            </w:rPr>
          </w:pPr>
          <w:bookmarkStart w:id="68" w:name="_CTVL001b001e71cfb0d478c9df1887d9aa8fa5d"/>
          <w:r>
            <w:rPr>
              <w:lang w:val="en-US"/>
            </w:rPr>
            <w:t xml:space="preserve">Young, A. W., </w:t>
          </w:r>
          <w:proofErr w:type="spellStart"/>
          <w:r>
            <w:rPr>
              <w:lang w:val="en-US"/>
            </w:rPr>
            <w:t>Frühholz</w:t>
          </w:r>
          <w:proofErr w:type="spellEnd"/>
          <w:r>
            <w:rPr>
              <w:lang w:val="en-US"/>
            </w:rPr>
            <w:t>, S., &amp; Schweinberger, S. R. (2020). Face and voice perception: Understanding commonalities and differences.</w:t>
          </w:r>
          <w:bookmarkEnd w:id="68"/>
          <w:r>
            <w:rPr>
              <w:lang w:val="en-US"/>
            </w:rPr>
            <w:t xml:space="preserve"> </w:t>
          </w:r>
          <w:r w:rsidRPr="00E57B54">
            <w:rPr>
              <w:i/>
              <w:lang w:val="en-US"/>
            </w:rPr>
            <w:t xml:space="preserve">Trends </w:t>
          </w:r>
          <w:proofErr w:type="spellStart"/>
          <w:r w:rsidRPr="00E57B54">
            <w:rPr>
              <w:i/>
              <w:lang w:val="en-US"/>
            </w:rPr>
            <w:t>Cogn</w:t>
          </w:r>
          <w:proofErr w:type="spellEnd"/>
          <w:r w:rsidRPr="00E57B54">
            <w:rPr>
              <w:i/>
              <w:lang w:val="en-US"/>
            </w:rPr>
            <w:t xml:space="preserve"> Sci</w:t>
          </w:r>
          <w:r w:rsidRPr="00E57B54">
            <w:rPr>
              <w:lang w:val="en-US"/>
            </w:rPr>
            <w:t xml:space="preserve">, </w:t>
          </w:r>
          <w:r w:rsidRPr="00E57B54">
            <w:rPr>
              <w:i/>
              <w:lang w:val="en-US"/>
            </w:rPr>
            <w:t>24</w:t>
          </w:r>
          <w:r w:rsidRPr="00E57B54">
            <w:rPr>
              <w:lang w:val="en-US"/>
            </w:rPr>
            <w:t>(5), 398–410. https://doi.org/10.1016/j.tics.2020.02.001</w:t>
          </w:r>
          <w:r w:rsidR="00316F38">
            <w:rPr>
              <w:lang w:val="en-US"/>
            </w:rPr>
            <w:fldChar w:fldCharType="end"/>
          </w:r>
        </w:p>
      </w:sdtContent>
    </w:sdt>
    <w:p w14:paraId="3923429A" w14:textId="77777777" w:rsidR="00316F38" w:rsidRPr="00283EC7" w:rsidRDefault="00316F38" w:rsidP="00316F38">
      <w:pPr>
        <w:rPr>
          <w:lang w:val="en-US"/>
        </w:rPr>
      </w:pPr>
    </w:p>
    <w:sectPr w:rsidR="00316F38" w:rsidRPr="0028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ristine Nussbaum" w:date="2026-01-08T11:02:00Z" w:initials="CN">
    <w:p w14:paraId="48D14A69" w14:textId="274D3E76" w:rsidR="006629C7" w:rsidRDefault="006629C7">
      <w:pPr>
        <w:pStyle w:val="Kommentartext"/>
      </w:pPr>
      <w:r>
        <w:rPr>
          <w:rStyle w:val="Kommentarzeichen"/>
        </w:rPr>
        <w:annotationRef/>
      </w:r>
      <w:r>
        <w:t xml:space="preserve">Diverse vorschläge. Ich kann mit allen gut leben. Mir gefällt der zweite am besten. </w:t>
      </w:r>
    </w:p>
  </w:comment>
  <w:comment w:id="1" w:author="Stefan Schweinberger" w:date="2026-01-11T13:28:00Z" w:initials="SRS">
    <w:p w14:paraId="42494D15" w14:textId="6A12D027" w:rsidR="00963D70" w:rsidRDefault="00963D70">
      <w:pPr>
        <w:pStyle w:val="Kommentartext"/>
      </w:pPr>
      <w:r>
        <w:rPr>
          <w:rStyle w:val="Kommentarzeichen"/>
        </w:rPr>
        <w:annotationRef/>
      </w:r>
      <w:r>
        <w:rPr>
          <w:highlight w:val="yellow"/>
          <w:lang w:val="en-US"/>
        </w:rPr>
        <w:t>How our Framework of Voice Naturalness Incorporates Authenticity and Further Aspects of</w:t>
      </w:r>
      <w:r w:rsidRPr="00A30CBA">
        <w:rPr>
          <w:highlight w:val="yellow"/>
          <w:lang w:val="en-US"/>
        </w:rPr>
        <w:t xml:space="preserve"> Self-</w:t>
      </w:r>
      <w:r>
        <w:rPr>
          <w:highlight w:val="yellow"/>
          <w:lang w:val="en-US"/>
        </w:rPr>
        <w:t>Voice Processing</w:t>
      </w:r>
      <w:r w:rsidRPr="00A30CBA">
        <w:rPr>
          <w:highlight w:val="yellow"/>
          <w:lang w:val="en-US"/>
        </w:rPr>
        <w:t xml:space="preserve"> </w:t>
      </w:r>
      <w:r w:rsidRPr="00A30CBA">
        <w:rPr>
          <w:highlight w:val="yellow"/>
          <w:lang w:val="en-US"/>
        </w:rPr>
        <w:br/>
        <w:t>A Reply to Pinheiro (2025)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D14A69" w15:done="0"/>
  <w15:commentEx w15:paraId="42494D15" w15:paraIdParent="48D14A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9A28EB" w16cex:dateUtc="2026-01-11T1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D14A69" w16cid:durableId="2D0A0D4F"/>
  <w16cid:commentId w16cid:paraId="42494D15" w16cid:durableId="409A28E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85D07"/>
    <w:multiLevelType w:val="hybridMultilevel"/>
    <w:tmpl w:val="9BC438DA"/>
    <w:lvl w:ilvl="0" w:tplc="8918E096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46AF631B"/>
    <w:multiLevelType w:val="hybridMultilevel"/>
    <w:tmpl w:val="C9EA93E4"/>
    <w:lvl w:ilvl="0" w:tplc="4AE245A8">
      <w:start w:val="1"/>
      <w:numFmt w:val="upperRoman"/>
      <w:lvlText w:val="%1-"/>
      <w:lvlJc w:val="left"/>
      <w:pPr>
        <w:ind w:left="102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80" w:hanging="360"/>
      </w:pPr>
    </w:lvl>
    <w:lvl w:ilvl="2" w:tplc="0407001B" w:tentative="1">
      <w:start w:val="1"/>
      <w:numFmt w:val="lowerRoman"/>
      <w:lvlText w:val="%3."/>
      <w:lvlJc w:val="right"/>
      <w:pPr>
        <w:ind w:left="2100" w:hanging="180"/>
      </w:pPr>
    </w:lvl>
    <w:lvl w:ilvl="3" w:tplc="0407000F" w:tentative="1">
      <w:start w:val="1"/>
      <w:numFmt w:val="decimal"/>
      <w:lvlText w:val="%4."/>
      <w:lvlJc w:val="left"/>
      <w:pPr>
        <w:ind w:left="2820" w:hanging="360"/>
      </w:pPr>
    </w:lvl>
    <w:lvl w:ilvl="4" w:tplc="04070019" w:tentative="1">
      <w:start w:val="1"/>
      <w:numFmt w:val="lowerLetter"/>
      <w:lvlText w:val="%5."/>
      <w:lvlJc w:val="left"/>
      <w:pPr>
        <w:ind w:left="3540" w:hanging="360"/>
      </w:pPr>
    </w:lvl>
    <w:lvl w:ilvl="5" w:tplc="0407001B" w:tentative="1">
      <w:start w:val="1"/>
      <w:numFmt w:val="lowerRoman"/>
      <w:lvlText w:val="%6."/>
      <w:lvlJc w:val="right"/>
      <w:pPr>
        <w:ind w:left="4260" w:hanging="180"/>
      </w:pPr>
    </w:lvl>
    <w:lvl w:ilvl="6" w:tplc="0407000F" w:tentative="1">
      <w:start w:val="1"/>
      <w:numFmt w:val="decimal"/>
      <w:lvlText w:val="%7."/>
      <w:lvlJc w:val="left"/>
      <w:pPr>
        <w:ind w:left="4980" w:hanging="360"/>
      </w:pPr>
    </w:lvl>
    <w:lvl w:ilvl="7" w:tplc="04070019" w:tentative="1">
      <w:start w:val="1"/>
      <w:numFmt w:val="lowerLetter"/>
      <w:lvlText w:val="%8."/>
      <w:lvlJc w:val="left"/>
      <w:pPr>
        <w:ind w:left="5700" w:hanging="360"/>
      </w:pPr>
    </w:lvl>
    <w:lvl w:ilvl="8" w:tplc="0407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5" w15:restartNumberingAfterBreak="0">
    <w:nsid w:val="712E42EA"/>
    <w:multiLevelType w:val="hybridMultilevel"/>
    <w:tmpl w:val="A9CCA2C8"/>
    <w:lvl w:ilvl="0" w:tplc="804A1D2E">
      <w:start w:val="1"/>
      <w:numFmt w:val="decimal"/>
      <w:lvlText w:val="%1)"/>
      <w:lvlJc w:val="left"/>
      <w:pPr>
        <w:ind w:left="1020" w:hanging="360"/>
      </w:pPr>
    </w:lvl>
    <w:lvl w:ilvl="1" w:tplc="E384D218">
      <w:start w:val="1"/>
      <w:numFmt w:val="decimal"/>
      <w:lvlText w:val="%2)"/>
      <w:lvlJc w:val="left"/>
      <w:pPr>
        <w:ind w:left="1020" w:hanging="360"/>
      </w:pPr>
    </w:lvl>
    <w:lvl w:ilvl="2" w:tplc="790646AE">
      <w:start w:val="1"/>
      <w:numFmt w:val="decimal"/>
      <w:lvlText w:val="%3)"/>
      <w:lvlJc w:val="left"/>
      <w:pPr>
        <w:ind w:left="1020" w:hanging="360"/>
      </w:pPr>
    </w:lvl>
    <w:lvl w:ilvl="3" w:tplc="DE12E9C4">
      <w:start w:val="1"/>
      <w:numFmt w:val="decimal"/>
      <w:lvlText w:val="%4)"/>
      <w:lvlJc w:val="left"/>
      <w:pPr>
        <w:ind w:left="1020" w:hanging="360"/>
      </w:pPr>
    </w:lvl>
    <w:lvl w:ilvl="4" w:tplc="B8E48FAE">
      <w:start w:val="1"/>
      <w:numFmt w:val="decimal"/>
      <w:lvlText w:val="%5)"/>
      <w:lvlJc w:val="left"/>
      <w:pPr>
        <w:ind w:left="1020" w:hanging="360"/>
      </w:pPr>
    </w:lvl>
    <w:lvl w:ilvl="5" w:tplc="7E40C752">
      <w:start w:val="1"/>
      <w:numFmt w:val="decimal"/>
      <w:lvlText w:val="%6)"/>
      <w:lvlJc w:val="left"/>
      <w:pPr>
        <w:ind w:left="1020" w:hanging="360"/>
      </w:pPr>
    </w:lvl>
    <w:lvl w:ilvl="6" w:tplc="4ADEB5F8">
      <w:start w:val="1"/>
      <w:numFmt w:val="decimal"/>
      <w:lvlText w:val="%7)"/>
      <w:lvlJc w:val="left"/>
      <w:pPr>
        <w:ind w:left="1020" w:hanging="360"/>
      </w:pPr>
    </w:lvl>
    <w:lvl w:ilvl="7" w:tplc="908CB9D6">
      <w:start w:val="1"/>
      <w:numFmt w:val="decimal"/>
      <w:lvlText w:val="%8)"/>
      <w:lvlJc w:val="left"/>
      <w:pPr>
        <w:ind w:left="1020" w:hanging="360"/>
      </w:pPr>
    </w:lvl>
    <w:lvl w:ilvl="8" w:tplc="BDD4FCB8">
      <w:start w:val="1"/>
      <w:numFmt w:val="decimal"/>
      <w:lvlText w:val="%9)"/>
      <w:lvlJc w:val="left"/>
      <w:pPr>
        <w:ind w:left="1020" w:hanging="360"/>
      </w:pPr>
    </w:lvl>
  </w:abstractNum>
  <w:num w:numId="1" w16cid:durableId="292560624">
    <w:abstractNumId w:val="0"/>
  </w:num>
  <w:num w:numId="2" w16cid:durableId="1219783866">
    <w:abstractNumId w:val="1"/>
  </w:num>
  <w:num w:numId="3" w16cid:durableId="1780682629">
    <w:abstractNumId w:val="2"/>
  </w:num>
  <w:num w:numId="4" w16cid:durableId="630869449">
    <w:abstractNumId w:val="5"/>
  </w:num>
  <w:num w:numId="5" w16cid:durableId="1889948773">
    <w:abstractNumId w:val="3"/>
  </w:num>
  <w:num w:numId="6" w16cid:durableId="110488746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ine Nussbaum">
    <w15:presenceInfo w15:providerId="None" w15:userId="Christine Nussbaum"/>
  </w15:person>
  <w15:person w15:author="Stefan Schweinberger">
    <w15:presenceInfo w15:providerId="None" w15:userId="Stefan Schweinberger"/>
  </w15:person>
  <w15:person w15:author="christine.nussbaum">
    <w15:presenceInfo w15:providerId="AD" w15:userId="S::christine.nussbaum@uni-jena.de::94e65631-3463-4783-acd6-cf4969c56d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45DF9"/>
    <w:rsid w:val="00055D09"/>
    <w:rsid w:val="00085A8F"/>
    <w:rsid w:val="00090CDE"/>
    <w:rsid w:val="00092F35"/>
    <w:rsid w:val="000C0311"/>
    <w:rsid w:val="000C09C6"/>
    <w:rsid w:val="000E06AA"/>
    <w:rsid w:val="00104B45"/>
    <w:rsid w:val="0010613C"/>
    <w:rsid w:val="00140D2F"/>
    <w:rsid w:val="001532B5"/>
    <w:rsid w:val="00157F25"/>
    <w:rsid w:val="001627D1"/>
    <w:rsid w:val="00165DD3"/>
    <w:rsid w:val="00171408"/>
    <w:rsid w:val="001A6BF8"/>
    <w:rsid w:val="00234930"/>
    <w:rsid w:val="00241CD9"/>
    <w:rsid w:val="002477C6"/>
    <w:rsid w:val="00252128"/>
    <w:rsid w:val="002543B8"/>
    <w:rsid w:val="00254777"/>
    <w:rsid w:val="00282C00"/>
    <w:rsid w:val="00283EC7"/>
    <w:rsid w:val="00293F91"/>
    <w:rsid w:val="002B539C"/>
    <w:rsid w:val="002C342F"/>
    <w:rsid w:val="002C62BA"/>
    <w:rsid w:val="002C70B6"/>
    <w:rsid w:val="002E50B3"/>
    <w:rsid w:val="00316F38"/>
    <w:rsid w:val="0032043A"/>
    <w:rsid w:val="003247E3"/>
    <w:rsid w:val="00354615"/>
    <w:rsid w:val="0036476C"/>
    <w:rsid w:val="00387362"/>
    <w:rsid w:val="003B7C82"/>
    <w:rsid w:val="003C075A"/>
    <w:rsid w:val="003F7562"/>
    <w:rsid w:val="0040504C"/>
    <w:rsid w:val="004119D3"/>
    <w:rsid w:val="00414CCD"/>
    <w:rsid w:val="00441D61"/>
    <w:rsid w:val="00464168"/>
    <w:rsid w:val="004773F4"/>
    <w:rsid w:val="00490EE3"/>
    <w:rsid w:val="004A28A1"/>
    <w:rsid w:val="004B357B"/>
    <w:rsid w:val="005234E6"/>
    <w:rsid w:val="005237DC"/>
    <w:rsid w:val="00534503"/>
    <w:rsid w:val="0053620B"/>
    <w:rsid w:val="00537A62"/>
    <w:rsid w:val="00546A13"/>
    <w:rsid w:val="00565B0E"/>
    <w:rsid w:val="005868F3"/>
    <w:rsid w:val="00594347"/>
    <w:rsid w:val="005A0100"/>
    <w:rsid w:val="005A6907"/>
    <w:rsid w:val="005B2265"/>
    <w:rsid w:val="005B473F"/>
    <w:rsid w:val="005C35DF"/>
    <w:rsid w:val="005F645D"/>
    <w:rsid w:val="00602558"/>
    <w:rsid w:val="006373C6"/>
    <w:rsid w:val="00653564"/>
    <w:rsid w:val="006629C7"/>
    <w:rsid w:val="006B3024"/>
    <w:rsid w:val="006D7EFD"/>
    <w:rsid w:val="006D7FF5"/>
    <w:rsid w:val="006E18F1"/>
    <w:rsid w:val="007151D5"/>
    <w:rsid w:val="00715FC9"/>
    <w:rsid w:val="00725407"/>
    <w:rsid w:val="00752D03"/>
    <w:rsid w:val="0077454E"/>
    <w:rsid w:val="00796012"/>
    <w:rsid w:val="007A0E79"/>
    <w:rsid w:val="007A4FFD"/>
    <w:rsid w:val="007D3C09"/>
    <w:rsid w:val="007D5FA3"/>
    <w:rsid w:val="00805463"/>
    <w:rsid w:val="00812999"/>
    <w:rsid w:val="008409E1"/>
    <w:rsid w:val="00876603"/>
    <w:rsid w:val="00884D27"/>
    <w:rsid w:val="00890B57"/>
    <w:rsid w:val="008938B7"/>
    <w:rsid w:val="008B6B62"/>
    <w:rsid w:val="008E594B"/>
    <w:rsid w:val="009049AF"/>
    <w:rsid w:val="009245C2"/>
    <w:rsid w:val="00950004"/>
    <w:rsid w:val="00954ECA"/>
    <w:rsid w:val="00963D70"/>
    <w:rsid w:val="00980329"/>
    <w:rsid w:val="009A2D5A"/>
    <w:rsid w:val="009B54B6"/>
    <w:rsid w:val="009B63D3"/>
    <w:rsid w:val="009C7268"/>
    <w:rsid w:val="009E2A99"/>
    <w:rsid w:val="009F23A7"/>
    <w:rsid w:val="00A0559E"/>
    <w:rsid w:val="00A1110C"/>
    <w:rsid w:val="00A30CBA"/>
    <w:rsid w:val="00A53822"/>
    <w:rsid w:val="00A6338F"/>
    <w:rsid w:val="00A77063"/>
    <w:rsid w:val="00A91656"/>
    <w:rsid w:val="00AA2736"/>
    <w:rsid w:val="00AA42BC"/>
    <w:rsid w:val="00AA574C"/>
    <w:rsid w:val="00AB7BD3"/>
    <w:rsid w:val="00AD004B"/>
    <w:rsid w:val="00AE0409"/>
    <w:rsid w:val="00AE0944"/>
    <w:rsid w:val="00B06630"/>
    <w:rsid w:val="00B11506"/>
    <w:rsid w:val="00B4029B"/>
    <w:rsid w:val="00BA2FE1"/>
    <w:rsid w:val="00BE231E"/>
    <w:rsid w:val="00C11790"/>
    <w:rsid w:val="00C3527B"/>
    <w:rsid w:val="00C40A06"/>
    <w:rsid w:val="00C43EB8"/>
    <w:rsid w:val="00CC121E"/>
    <w:rsid w:val="00CD5628"/>
    <w:rsid w:val="00CD5EFA"/>
    <w:rsid w:val="00CE3D67"/>
    <w:rsid w:val="00D37F80"/>
    <w:rsid w:val="00D550EE"/>
    <w:rsid w:val="00D8614A"/>
    <w:rsid w:val="00DA2D56"/>
    <w:rsid w:val="00DB59CF"/>
    <w:rsid w:val="00DC1FE1"/>
    <w:rsid w:val="00DE34AF"/>
    <w:rsid w:val="00DE37F0"/>
    <w:rsid w:val="00DF1F2D"/>
    <w:rsid w:val="00E0659A"/>
    <w:rsid w:val="00E34484"/>
    <w:rsid w:val="00E51B12"/>
    <w:rsid w:val="00E56A53"/>
    <w:rsid w:val="00E57B54"/>
    <w:rsid w:val="00EC49EB"/>
    <w:rsid w:val="00EC4BBD"/>
    <w:rsid w:val="00ED322A"/>
    <w:rsid w:val="00ED3E33"/>
    <w:rsid w:val="00EE726A"/>
    <w:rsid w:val="00EF376F"/>
    <w:rsid w:val="00F17EFD"/>
    <w:rsid w:val="00F26B93"/>
    <w:rsid w:val="00F50BEA"/>
    <w:rsid w:val="00F715AF"/>
    <w:rsid w:val="00F90903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061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0613C"/>
    <w:rPr>
      <w:rFonts w:ascii="Segoe UI" w:hAnsi="Segoe UI" w:cs="Segoe UI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82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glossaryDocument" Target="glossary/document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8A8E12764FF4480A921BFC2CD617F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CB8C35F-55F5-497B-82B9-F830CEFF7BC5}"/>
      </w:docPartPr>
      <w:docPartBody>
        <w:p w:rsidR="00EE451C" w:rsidRDefault="00B45595" w:rsidP="00B45595">
          <w:pPr>
            <w:pStyle w:val="88A8E12764FF4480A921BFC2CD617FBC"/>
          </w:pPr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C0311"/>
    <w:rsid w:val="0010630C"/>
    <w:rsid w:val="001A0297"/>
    <w:rsid w:val="00213A4D"/>
    <w:rsid w:val="00234930"/>
    <w:rsid w:val="00267F59"/>
    <w:rsid w:val="00336FE5"/>
    <w:rsid w:val="00341EA6"/>
    <w:rsid w:val="003802CF"/>
    <w:rsid w:val="003F3AB5"/>
    <w:rsid w:val="00472D5F"/>
    <w:rsid w:val="004C4A5E"/>
    <w:rsid w:val="004D6FC4"/>
    <w:rsid w:val="006D7EFD"/>
    <w:rsid w:val="007D3C09"/>
    <w:rsid w:val="007E6F05"/>
    <w:rsid w:val="009B54B6"/>
    <w:rsid w:val="00A719B4"/>
    <w:rsid w:val="00B45595"/>
    <w:rsid w:val="00C61A35"/>
    <w:rsid w:val="00D31119"/>
    <w:rsid w:val="00DE34AF"/>
    <w:rsid w:val="00E56A53"/>
    <w:rsid w:val="00EE451C"/>
    <w:rsid w:val="00F03D91"/>
    <w:rsid w:val="00F73EFB"/>
    <w:rsid w:val="00FB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B45595"/>
    <w:rPr>
      <w:color w:val="666666"/>
    </w:rPr>
  </w:style>
  <w:style w:type="paragraph" w:customStyle="1" w:styleId="88A8E12764FF4480A921BFC2CD617FBC">
    <w:name w:val="88A8E12764FF4480A921BFC2CD617FBC"/>
    <w:rsid w:val="00B4559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61263</Words>
  <Characters>349200</Characters>
  <Application>Microsoft Office Word</Application>
  <DocSecurity>0</DocSecurity>
  <Lines>2910</Lines>
  <Paragraphs>819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christine.nussbaum</cp:lastModifiedBy>
  <cp:revision>6</cp:revision>
  <cp:lastPrinted>2026-01-02T07:59:00Z</cp:lastPrinted>
  <dcterms:created xsi:type="dcterms:W3CDTF">2026-01-11T12:27:00Z</dcterms:created>
  <dcterms:modified xsi:type="dcterms:W3CDTF">2026-01-11T14:45:00Z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GrammarlyDocumentId">
    <vt:lpwstr>660fd0bf-f057-49b9-a339-42736e021fde</vt:lpwstr>
  </property>
  <property fmtid="{D5CDD505-2E9C-101B-9397-08002B2CF9AE}" pid="6" name="CitaviDocumentProperty_1">
    <vt:lpwstr>6.11.0.0</vt:lpwstr>
  </property>
  <property fmtid="{D5CDD505-2E9C-101B-9397-08002B2CF9AE}" pid="7" name="CitaviDocumentProperty_6">
    <vt:lpwstr>True</vt:lpwstr>
  </property>
</Properties>
</file>